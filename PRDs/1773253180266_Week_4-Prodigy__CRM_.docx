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240" w:lineRule="auto"/>
        <w:jc w:val="center"/>
        <w:rPr/>
      </w:pPr>
      <w:r w:rsidDel="00000000" w:rsidR="00000000" w:rsidRPr="00000000">
        <w:rPr>
          <w:b w:val="1"/>
          <w:bCs w:val="1"/>
          <w:color w:val="1f497d"/>
          <w:sz w:val="20"/>
          <w:szCs w:val="20"/>
          <w:rtl w:val="0"/>
        </w:rPr>
        <w:t xml:space="preserve">CRM | PRODUCT REQUIREMENT DOCUMENT</w:t>
      </w:r>
      <w:r w:rsidDel="00000000" w:rsidR="00000000" w:rsidRPr="00000000">
        <w:rPr>
          <w:rtl w:val="0"/>
        </w:rPr>
      </w:r>
    </w:p>
    <w:p w:rsidR="00000000" w:rsidDel="00000000" w:rsidP="00000000" w:rsidRDefault="00000000" w:rsidRPr="00000000" w14:paraId="00000002">
      <w:pPr>
        <w:pStyle w:val="Heading1"/>
        <w:spacing w:line="240" w:lineRule="auto"/>
        <w:ind w:left="0" w:firstLine="0"/>
        <w:rPr/>
      </w:pPr>
      <w:bookmarkStart w:colFirst="0" w:colLast="0" w:name="_81leulr2b10p" w:id="0"/>
      <w:bookmarkEnd w:id="0"/>
      <w:r w:rsidDel="00000000" w:rsidR="00000000" w:rsidRPr="00000000">
        <w:rPr/>
        <w:drawing>
          <wp:inline distB="114300" distT="114300" distL="114300" distR="114300">
            <wp:extent cx="6400800" cy="59944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4008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line="240" w:lineRule="auto"/>
        <w:ind w:left="0" w:firstLine="0"/>
        <w:rPr/>
      </w:pPr>
      <w:bookmarkStart w:colFirst="0" w:colLast="0" w:name="_9fxfwsdkse1x" w:id="1"/>
      <w:bookmarkEnd w:id="1"/>
      <w:r w:rsidDel="00000000" w:rsidR="00000000" w:rsidRPr="00000000">
        <w:rPr>
          <w:rtl w:val="0"/>
        </w:rPr>
      </w:r>
    </w:p>
    <w:p w:rsidR="00000000" w:rsidDel="00000000" w:rsidP="00000000" w:rsidRDefault="00000000" w:rsidRPr="00000000" w14:paraId="00000004">
      <w:pPr>
        <w:pStyle w:val="Heading1"/>
        <w:spacing w:line="240" w:lineRule="auto"/>
        <w:ind w:left="0" w:firstLine="0"/>
        <w:rPr/>
      </w:pPr>
      <w:bookmarkStart w:colFirst="0" w:colLast="0" w:name="_a16gunz94ec8" w:id="2"/>
      <w:bookmarkEnd w:id="2"/>
      <w:r w:rsidDel="00000000" w:rsidR="00000000" w:rsidRPr="00000000">
        <w:rPr>
          <w:rtl w:val="0"/>
        </w:rPr>
      </w:r>
    </w:p>
    <w:p w:rsidR="00000000" w:rsidDel="00000000" w:rsidP="00000000" w:rsidRDefault="00000000" w:rsidRPr="00000000" w14:paraId="00000005">
      <w:pPr>
        <w:pStyle w:val="Heading1"/>
        <w:spacing w:line="240" w:lineRule="auto"/>
        <w:ind w:left="0" w:firstLine="0"/>
        <w:rPr/>
      </w:pPr>
      <w:bookmarkStart w:colFirst="0" w:colLast="0" w:name="_mx2i4vfhwff8" w:id="3"/>
      <w:bookmarkEnd w:id="3"/>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color w:val="1f497d"/>
        </w:rPr>
      </w:pPr>
      <w:r w:rsidDel="00000000" w:rsidR="00000000" w:rsidRPr="00000000">
        <w:rPr>
          <w:color w:val="1f497d"/>
          <w:rtl w:val="0"/>
        </w:rPr>
        <w:t xml:space="preserve">Group Prodigy</w:t>
      </w:r>
    </w:p>
    <w:p w:rsidR="00000000" w:rsidDel="00000000" w:rsidP="00000000" w:rsidRDefault="00000000" w:rsidRPr="00000000" w14:paraId="00000008">
      <w:pPr>
        <w:spacing w:line="240" w:lineRule="auto"/>
        <w:rPr/>
      </w:pPr>
      <w:r w:rsidDel="00000000" w:rsidR="00000000" w:rsidRPr="00000000">
        <w:rPr>
          <w:rtl w:val="0"/>
        </w:rPr>
        <w:t xml:space="preserve">Aashik | Ameet | Eshwar | Gurleen | Piyush | Preeti | Soumya | Vijay | Yash</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pStyle w:val="Heading1"/>
        <w:spacing w:line="240" w:lineRule="auto"/>
        <w:ind w:left="0" w:firstLine="0"/>
        <w:rPr/>
      </w:pPr>
      <w:bookmarkStart w:colFirst="0" w:colLast="0" w:name="_gol1no58lrm9" w:id="4"/>
      <w:bookmarkEnd w:id="4"/>
      <w:r w:rsidDel="00000000" w:rsidR="00000000" w:rsidRPr="00000000">
        <w:rPr>
          <w:rtl w:val="0"/>
        </w:rPr>
        <w:t xml:space="preserve">1.Problem Context</w:t>
      </w:r>
    </w:p>
    <w:p w:rsidR="00000000" w:rsidDel="00000000" w:rsidP="00000000" w:rsidRDefault="00000000" w:rsidRPr="00000000" w14:paraId="0000000C">
      <w:pPr>
        <w:spacing w:after="20" w:before="240" w:line="240" w:lineRule="auto"/>
        <w:rPr>
          <w:i w:val="1"/>
          <w:iCs w:val="1"/>
        </w:rPr>
      </w:pPr>
      <w:r w:rsidDel="00000000" w:rsidR="00000000" w:rsidRPr="00000000">
        <w:rPr>
          <w:i w:val="1"/>
          <w:iCs w:val="1"/>
          <w:rtl w:val="0"/>
        </w:rPr>
        <w:t xml:space="preserve">Why CRM Matters and Why Founders Are Getting It Wrong</w:t>
      </w:r>
    </w:p>
    <w:p w:rsidR="00000000" w:rsidDel="00000000" w:rsidP="00000000" w:rsidRDefault="00000000" w:rsidRPr="00000000" w14:paraId="0000000D">
      <w:pPr>
        <w:spacing w:after="20" w:before="240" w:line="240" w:lineRule="auto"/>
        <w:rPr>
          <w:i w:val="1"/>
          <w:iCs w:val="1"/>
        </w:rPr>
      </w:pPr>
      <w:r w:rsidDel="00000000" w:rsidR="00000000" w:rsidRPr="00000000">
        <w:rPr>
          <w:rtl w:val="0"/>
        </w:rPr>
      </w:r>
    </w:p>
    <w:p w:rsidR="00000000" w:rsidDel="00000000" w:rsidP="00000000" w:rsidRDefault="00000000" w:rsidRPr="00000000" w14:paraId="0000000E">
      <w:pPr>
        <w:pStyle w:val="Heading2"/>
        <w:spacing w:line="240" w:lineRule="auto"/>
        <w:rPr/>
      </w:pPr>
      <w:bookmarkStart w:colFirst="0" w:colLast="0" w:name="_mlnh7jmtgg5" w:id="5"/>
      <w:bookmarkEnd w:id="5"/>
      <w:r w:rsidDel="00000000" w:rsidR="00000000" w:rsidRPr="00000000">
        <w:rPr>
          <w:rtl w:val="0"/>
        </w:rPr>
        <w:t xml:space="preserve">1.1 The Memory of a Business</w:t>
      </w:r>
    </w:p>
    <w:p w:rsidR="00000000" w:rsidDel="00000000" w:rsidP="00000000" w:rsidRDefault="00000000" w:rsidRPr="00000000" w14:paraId="0000000F">
      <w:pPr>
        <w:spacing w:after="120" w:before="240" w:line="240" w:lineRule="auto"/>
        <w:jc w:val="both"/>
        <w:rPr>
          <w:sz w:val="23"/>
          <w:szCs w:val="23"/>
        </w:rPr>
      </w:pPr>
      <w:r w:rsidDel="00000000" w:rsidR="00000000" w:rsidRPr="00000000">
        <w:rPr>
          <w:sz w:val="23"/>
          <w:szCs w:val="23"/>
          <w:rtl w:val="0"/>
        </w:rPr>
        <w:t xml:space="preserve">Every business begins as a conversation between two people.</w:t>
      </w:r>
    </w:p>
    <w:p w:rsidR="00000000" w:rsidDel="00000000" w:rsidP="00000000" w:rsidRDefault="00000000" w:rsidRPr="00000000" w14:paraId="00000010">
      <w:pPr>
        <w:spacing w:after="100" w:before="40" w:line="240" w:lineRule="auto"/>
        <w:jc w:val="both"/>
        <w:rPr/>
      </w:pPr>
      <w:r w:rsidDel="00000000" w:rsidR="00000000" w:rsidRPr="00000000">
        <w:rPr>
          <w:rtl w:val="0"/>
        </w:rPr>
        <w:t xml:space="preserve">A founder and an early customer initiate the conversation. On one side, there is a problem, and on the other, there is a solution. At that moment, the relationship is everything, and it is effortless to manage because it lives entirely inside the founder's head. They remember the customer's name, what they needed, how they liked to be contacted, and the little detail that closed the deal. It feels personal. Because it is.</w:t>
      </w:r>
    </w:p>
    <w:p w:rsidR="00000000" w:rsidDel="00000000" w:rsidP="00000000" w:rsidRDefault="00000000" w:rsidRPr="00000000" w14:paraId="00000011">
      <w:pPr>
        <w:spacing w:after="100" w:before="40" w:line="240" w:lineRule="auto"/>
        <w:jc w:val="both"/>
        <w:rPr/>
      </w:pPr>
      <w:r w:rsidDel="00000000" w:rsidR="00000000" w:rsidRPr="00000000">
        <w:rPr>
          <w:rtl w:val="0"/>
        </w:rPr>
        <w:t xml:space="preserve">Now fast-forward eighteen months. There are twelve people on the team. Leads are coming in from four different channels. The sales representative who handled a promising prospect last Tuesday is on leave today. The customer who was almost ready to sign two weeks ago has gone quiet, and nobody quite remembers where that conversation was left. The founder, who once knew every customer by name, is now two steps removed from the conversations that actually matter.</w:t>
      </w:r>
    </w:p>
    <w:p w:rsidR="00000000" w:rsidDel="00000000" w:rsidP="00000000" w:rsidRDefault="00000000" w:rsidRPr="00000000" w14:paraId="00000012">
      <w:pPr>
        <w:spacing w:after="100" w:before="40" w:line="240" w:lineRule="auto"/>
        <w:jc w:val="both"/>
        <w:rPr/>
      </w:pPr>
      <w:r w:rsidDel="00000000" w:rsidR="00000000" w:rsidRPr="00000000">
        <w:rPr>
          <w:rtl w:val="0"/>
        </w:rPr>
        <w:t xml:space="preserve">Nothing dramatic has happened. The business has made a good decision. It has simply grown, and growth, without a system to hold its memory, starts to feel like slow erosion. Relationships that were once warm become transactional. Opportunities that were once visible start slipping into silence.</w:t>
      </w:r>
    </w:p>
    <w:p w:rsidR="00000000" w:rsidDel="00000000" w:rsidP="00000000" w:rsidRDefault="00000000" w:rsidRPr="00000000" w14:paraId="00000013">
      <w:pPr>
        <w:pStyle w:val="Heading2"/>
        <w:spacing w:line="240" w:lineRule="auto"/>
        <w:rPr/>
      </w:pPr>
      <w:bookmarkStart w:colFirst="0" w:colLast="0" w:name="_lewilo3s9pcl" w:id="6"/>
      <w:bookmarkEnd w:id="6"/>
      <w:r w:rsidDel="00000000" w:rsidR="00000000" w:rsidRPr="00000000">
        <w:rPr>
          <w:rtl w:val="0"/>
        </w:rPr>
        <w:t xml:space="preserve">1.2 So What Exactly Is CRM?</w:t>
      </w:r>
    </w:p>
    <w:p w:rsidR="00000000" w:rsidDel="00000000" w:rsidP="00000000" w:rsidRDefault="00000000" w:rsidRPr="00000000" w14:paraId="00000014">
      <w:pPr>
        <w:spacing w:after="100" w:before="40" w:line="240" w:lineRule="auto"/>
        <w:jc w:val="both"/>
        <w:rPr/>
      </w:pPr>
      <w:r w:rsidDel="00000000" w:rsidR="00000000" w:rsidRPr="00000000">
        <w:rPr>
          <w:rtl w:val="0"/>
        </w:rPr>
        <w:t xml:space="preserve">Strip away the acronym and the software and the sales deck, and CRM is a simple idea: that the relationships a business builds with its customers are its most valuable asset, more valuable than any product, any patent, or any piece of technology, and those relationships deserve to be managed with the same rigour and intentionality that a business brings to its finances, its operations, or its team.</w:t>
      </w:r>
    </w:p>
    <w:p w:rsidR="00000000" w:rsidDel="00000000" w:rsidP="00000000" w:rsidRDefault="00000000" w:rsidRPr="00000000" w14:paraId="00000015">
      <w:pPr>
        <w:spacing w:after="100" w:before="40" w:line="240" w:lineRule="auto"/>
        <w:jc w:val="both"/>
        <w:rPr/>
      </w:pPr>
      <w:r w:rsidDel="00000000" w:rsidR="00000000" w:rsidRPr="00000000">
        <w:rPr>
          <w:rtl w:val="0"/>
        </w:rPr>
        <w:t xml:space="preserve">In practice, that means one place where everything lives. Every conversation, every purchase, every complaint, every moment of delight, every signal that a customer might be drifting away. When it works, it means the sales representative who picks up a call already knows the customer's history before they say hello. It means the marketing team knows who to re-engage and when. It means a customer who bought from you three years ago is treated like the relationship, not like a stranger who wandered in off the street. </w:t>
      </w:r>
    </w:p>
    <w:p w:rsidR="00000000" w:rsidDel="00000000" w:rsidP="00000000" w:rsidRDefault="00000000" w:rsidRPr="00000000" w14:paraId="00000016">
      <w:pPr>
        <w:spacing w:after="100" w:before="40" w:line="240" w:lineRule="auto"/>
        <w:jc w:val="both"/>
        <w:rPr/>
      </w:pPr>
      <w:r w:rsidDel="00000000" w:rsidR="00000000" w:rsidRPr="00000000">
        <w:rPr>
          <w:rtl w:val="0"/>
        </w:rPr>
        <w:t xml:space="preserve">Without it, customer knowledge stays fragmented. In young companies, it resides in email inboxes, WhatsApp threads, and the memory of whoever took the last call. Larger companies scatter it across departments that rarely communicate with each other. The result is always the same: a business that knows less about its customers than it should and loses more opportunities than it realises.</w:t>
      </w:r>
    </w:p>
    <w:p w:rsidR="00000000" w:rsidDel="00000000" w:rsidP="00000000" w:rsidRDefault="00000000" w:rsidRPr="00000000" w14:paraId="00000017">
      <w:pPr>
        <w:pStyle w:val="Heading2"/>
        <w:spacing w:line="240" w:lineRule="auto"/>
        <w:rPr/>
      </w:pPr>
      <w:bookmarkStart w:colFirst="0" w:colLast="0" w:name="_9ujwdxkys4x6" w:id="7"/>
      <w:bookmarkEnd w:id="7"/>
      <w:r w:rsidDel="00000000" w:rsidR="00000000" w:rsidRPr="00000000">
        <w:rPr>
          <w:rtl w:val="0"/>
        </w:rPr>
        <w:t xml:space="preserve">1.3 The Journey Every Customer Takes</w:t>
      </w:r>
    </w:p>
    <w:p w:rsidR="00000000" w:rsidDel="00000000" w:rsidP="00000000" w:rsidRDefault="00000000" w:rsidRPr="00000000" w14:paraId="00000018">
      <w:pPr>
        <w:spacing w:after="100" w:before="40" w:line="240" w:lineRule="auto"/>
        <w:jc w:val="both"/>
        <w:rPr/>
      </w:pPr>
      <w:r w:rsidDel="00000000" w:rsidR="00000000" w:rsidRPr="00000000">
        <w:rPr>
          <w:rtl w:val="0"/>
        </w:rPr>
        <w:t xml:space="preserve">To really understand what CRM does, you have to understand what a customer journey actually looks like, not as a diagram on a whiteboard, but as something that happens to real people, in real time, with real consequences if it is handled well or badly.</w:t>
      </w:r>
    </w:p>
    <w:p w:rsidR="00000000" w:rsidDel="00000000" w:rsidP="00000000" w:rsidRDefault="00000000" w:rsidRPr="00000000" w14:paraId="00000019">
      <w:pPr>
        <w:spacing w:after="100" w:before="40" w:line="240" w:lineRule="auto"/>
        <w:jc w:val="both"/>
        <w:rPr/>
      </w:pPr>
      <w:r w:rsidDel="00000000" w:rsidR="00000000" w:rsidRPr="00000000">
        <w:rPr>
          <w:rtl w:val="0"/>
        </w:rPr>
        <w:t xml:space="preserve">It starts with a moment of awareness. Someone sees your brand for the first time, a post, a referral, an ad. They are strangers. Then something shifts, and they reach out. Now they are a prospect. If the experience of that first contact is positive, the customer becomes a lead. If the lead is nurtured, they become a customer. And if the customer is treated well, consistently, personally, attentively, they become something more valuable than any new lead you could ever generate: they become someone who comes back and brings others with them.</w:t>
      </w:r>
    </w:p>
    <w:p w:rsidR="00000000" w:rsidDel="00000000" w:rsidP="00000000" w:rsidRDefault="00000000" w:rsidRPr="00000000" w14:paraId="0000001A">
      <w:pPr>
        <w:spacing w:after="100" w:before="40" w:line="240" w:lineRule="auto"/>
        <w:jc w:val="both"/>
        <w:rPr/>
      </w:pPr>
      <w:r w:rsidDel="00000000" w:rsidR="00000000" w:rsidRPr="00000000">
        <w:rPr>
          <w:rtl w:val="0"/>
        </w:rPr>
        <w:t xml:space="preserve">CRM is the system that makes each of those transitions intentional rather than accidental. It is the difference between a business that grows through luck and one that grows through design.</w:t>
      </w:r>
    </w:p>
    <w:p w:rsidR="00000000" w:rsidDel="00000000" w:rsidP="00000000" w:rsidRDefault="00000000" w:rsidRPr="00000000" w14:paraId="0000001B">
      <w:pPr>
        <w:spacing w:after="100" w:before="40" w:line="240" w:lineRule="auto"/>
        <w:jc w:val="both"/>
        <w:rPr/>
      </w:pPr>
      <w:r w:rsidDel="00000000" w:rsidR="00000000" w:rsidRPr="00000000">
        <w:rPr>
          <w:rtl w:val="0"/>
        </w:rPr>
        <w:t xml:space="preserve">Most businesses focus almost all of their energy on the early stages: reach, acquisition, and closing the deal. CRM shifts the lens. The acquisition of a new customer is the most costly activity for any business. Keeping one, deepening a relationship, earning a referral, that is where the real economics of a healthy business actually live. And none of it is possible without the memory to sustain it.</w:t>
      </w:r>
    </w:p>
    <w:p w:rsidR="00000000" w:rsidDel="00000000" w:rsidP="00000000" w:rsidRDefault="00000000" w:rsidRPr="00000000" w14:paraId="0000001C">
      <w:pPr>
        <w:spacing w:after="240" w:before="40" w:line="240" w:lineRule="auto"/>
        <w:jc w:val="both"/>
        <w:rPr/>
      </w:pPr>
      <w:r w:rsidDel="00000000" w:rsidR="00000000" w:rsidRPr="00000000">
        <w:rPr/>
        <w:drawing>
          <wp:inline distB="114300" distT="114300" distL="114300" distR="114300">
            <wp:extent cx="5943600" cy="2641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spacing w:after="240" w:before="40" w:line="240" w:lineRule="auto"/>
        <w:jc w:val="both"/>
        <w:rPr/>
      </w:pPr>
      <w:bookmarkStart w:colFirst="0" w:colLast="0" w:name="_wnna96f59657" w:id="8"/>
      <w:bookmarkEnd w:id="8"/>
      <w:r w:rsidDel="00000000" w:rsidR="00000000" w:rsidRPr="00000000">
        <w:rPr>
          <w:rtl w:val="0"/>
        </w:rPr>
        <w:t xml:space="preserve">1.4 The Founder, the Tab, and the Spreadsheet That Won</w:t>
      </w:r>
    </w:p>
    <w:p w:rsidR="00000000" w:rsidDel="00000000" w:rsidP="00000000" w:rsidRDefault="00000000" w:rsidRPr="00000000" w14:paraId="0000001E">
      <w:pPr>
        <w:spacing w:after="120" w:before="240" w:line="240" w:lineRule="auto"/>
        <w:jc w:val="both"/>
        <w:rPr>
          <w:sz w:val="23"/>
          <w:szCs w:val="23"/>
        </w:rPr>
      </w:pPr>
      <w:r w:rsidDel="00000000" w:rsidR="00000000" w:rsidRPr="00000000">
        <w:rPr>
          <w:sz w:val="23"/>
          <w:szCs w:val="23"/>
          <w:rtl w:val="0"/>
        </w:rPr>
        <w:t xml:space="preserve">Imagine you have been running your startup for about a year.</w:t>
      </w:r>
    </w:p>
    <w:p w:rsidR="00000000" w:rsidDel="00000000" w:rsidP="00000000" w:rsidRDefault="00000000" w:rsidRPr="00000000" w14:paraId="0000001F">
      <w:pPr>
        <w:spacing w:after="100" w:before="40" w:line="240" w:lineRule="auto"/>
        <w:jc w:val="both"/>
        <w:rPr/>
      </w:pPr>
      <w:r w:rsidDel="00000000" w:rsidR="00000000" w:rsidRPr="00000000">
        <w:rPr>
          <w:rtl w:val="0"/>
        </w:rPr>
        <w:t xml:space="preserve">You have a product people are actually buying. You are running sales yourself: calls, WhatsApp messages, and follow-ups squeezed between everything else you are doing. Someone tells you that you need a CRM, and they are right. You know they are right, so you sign up for a free trial of one of the well known platforms.</w:t>
      </w:r>
    </w:p>
    <w:p w:rsidR="00000000" w:rsidDel="00000000" w:rsidP="00000000" w:rsidRDefault="00000000" w:rsidRPr="00000000" w14:paraId="00000020">
      <w:pPr>
        <w:spacing w:after="100" w:before="40" w:line="240" w:lineRule="auto"/>
        <w:jc w:val="both"/>
        <w:rPr/>
      </w:pPr>
      <w:r w:rsidDel="00000000" w:rsidR="00000000" w:rsidRPr="00000000">
        <w:rPr>
          <w:rtl w:val="0"/>
        </w:rPr>
        <w:t xml:space="preserve">You open it. There are fields for territory management. There is a module for setting up a lead scoring methodology. There are dashboards designed to give your VP of Sales visibility across their team's pipeline. There is a three-step onboarding wizard that assumes you have thirty minutes and a clear sense of what your sales process is.</w:t>
      </w:r>
    </w:p>
    <w:p w:rsidR="00000000" w:rsidDel="00000000" w:rsidP="00000000" w:rsidRDefault="00000000" w:rsidRPr="00000000" w14:paraId="00000021">
      <w:pPr>
        <w:spacing w:after="100" w:before="40" w:line="240" w:lineRule="auto"/>
        <w:jc w:val="both"/>
        <w:rPr/>
      </w:pPr>
      <w:r w:rsidDel="00000000" w:rsidR="00000000" w:rsidRPr="00000000">
        <w:rPr>
          <w:rtl w:val="0"/>
        </w:rPr>
        <w:t xml:space="preserve">You close the tab. The spreadsheet stays open.</w:t>
      </w:r>
    </w:p>
    <w:p w:rsidR="00000000" w:rsidDel="00000000" w:rsidP="00000000" w:rsidRDefault="00000000" w:rsidRPr="00000000" w14:paraId="00000022">
      <w:pPr>
        <w:spacing w:after="100" w:before="40" w:line="240" w:lineRule="auto"/>
        <w:jc w:val="both"/>
        <w:rPr/>
      </w:pPr>
      <w:r w:rsidDel="00000000" w:rsidR="00000000" w:rsidRPr="00000000">
        <w:rPr>
          <w:rtl w:val="0"/>
        </w:rPr>
        <w:t xml:space="preserve">This is not a story about a founder who does not understand the value of good systems. This is a story about a tool that was built for someone else entirely.</w:t>
      </w:r>
    </w:p>
    <w:p w:rsidR="00000000" w:rsidDel="00000000" w:rsidP="00000000" w:rsidRDefault="00000000" w:rsidRPr="00000000" w14:paraId="00000023">
      <w:pPr>
        <w:pStyle w:val="Heading2"/>
        <w:spacing w:line="240" w:lineRule="auto"/>
        <w:rPr/>
      </w:pPr>
      <w:bookmarkStart w:colFirst="0" w:colLast="0" w:name="_gwo51od9ji5g" w:id="9"/>
      <w:bookmarkEnd w:id="9"/>
      <w:r w:rsidDel="00000000" w:rsidR="00000000" w:rsidRPr="00000000">
        <w:rPr>
          <w:rtl w:val="0"/>
        </w:rPr>
        <w:t xml:space="preserve">1.5 What founders actually need, and why it is different</w:t>
      </w:r>
    </w:p>
    <w:p w:rsidR="00000000" w:rsidDel="00000000" w:rsidP="00000000" w:rsidRDefault="00000000" w:rsidRPr="00000000" w14:paraId="00000024">
      <w:pPr>
        <w:spacing w:after="100" w:before="40" w:line="240" w:lineRule="auto"/>
        <w:jc w:val="both"/>
        <w:rPr/>
      </w:pPr>
      <w:r w:rsidDel="00000000" w:rsidR="00000000" w:rsidRPr="00000000">
        <w:rPr>
          <w:rtl w:val="0"/>
        </w:rPr>
        <w:t xml:space="preserve">Here is the thing that most CRM vendors have never really had to reckon with: the way a founder sells in the early stages of a startup is not a simpler version of how a sales team sells in a mature business. It is a fundamentally different activity.</w:t>
      </w:r>
    </w:p>
    <w:p w:rsidR="00000000" w:rsidDel="00000000" w:rsidP="00000000" w:rsidRDefault="00000000" w:rsidRPr="00000000" w14:paraId="00000025">
      <w:pPr>
        <w:spacing w:after="100" w:before="40" w:line="240" w:lineRule="auto"/>
        <w:jc w:val="both"/>
        <w:rPr/>
      </w:pPr>
      <w:r w:rsidDel="00000000" w:rsidR="00000000" w:rsidRPr="00000000">
        <w:rPr>
          <w:rtl w:val="0"/>
        </w:rPr>
        <w:t xml:space="preserve">A mature sales team executes a process that has already been defined. They know the ideal customer. They know the pitch. They know the objections and the answers. They have a playbook. Their job is to run it efficiently and consistently, and a CRM helps them do exactly that.</w:t>
      </w:r>
    </w:p>
    <w:p w:rsidR="00000000" w:rsidDel="00000000" w:rsidP="00000000" w:rsidRDefault="00000000" w:rsidRPr="00000000" w14:paraId="00000026">
      <w:pPr>
        <w:spacing w:after="100" w:before="40" w:line="240" w:lineRule="auto"/>
        <w:jc w:val="both"/>
        <w:rPr/>
      </w:pPr>
      <w:r w:rsidDel="00000000" w:rsidR="00000000" w:rsidRPr="00000000">
        <w:rPr>
          <w:rtl w:val="0"/>
        </w:rPr>
        <w:t xml:space="preserve">A founder in the first year is not executing a process. They are trying to discover what the process should be. Every conversation with a prospect is a piece of research, a test of whether the problem they think they are solving is the problem the customer actually feels, whether the language they are using resonates, whether the outcome they are promising is one someone will genuinely pay for. This is not sales. It is a discovery with a commercial edge.</w:t>
      </w:r>
    </w:p>
    <w:p w:rsidR="00000000" w:rsidDel="00000000" w:rsidP="00000000" w:rsidRDefault="00000000" w:rsidRPr="00000000" w14:paraId="00000027">
      <w:pPr>
        <w:spacing w:after="240" w:before="60" w:line="240" w:lineRule="auto"/>
        <w:jc w:val="both"/>
        <w:rPr/>
      </w:pPr>
      <w:r w:rsidDel="00000000" w:rsidR="00000000" w:rsidRPr="00000000">
        <w:rPr>
          <w:rtl w:val="0"/>
        </w:rPr>
        <w:t xml:space="preserve">Before you build a sales machine, you have to understand what you are selling, to whom, and why it works. The founder who skips this step does not scale sales, they scale confusion. The tragedy is not that founders skip this work. Most of them do it. They have hundreds of early conversations, learn an enormous amount, and figure out what works. The real tragedy is that almost none of it gets captured. It lives in their heads, and when the time comes to hire the first salesperson or to step back from day-to-day selling, all of that hard-won knowledge has to be reconstructed from memory, or lost entirely.</w:t>
      </w:r>
    </w:p>
    <w:p w:rsidR="00000000" w:rsidDel="00000000" w:rsidP="00000000" w:rsidRDefault="00000000" w:rsidRPr="00000000" w14:paraId="00000028">
      <w:pPr>
        <w:spacing w:after="240" w:before="60" w:line="240" w:lineRule="auto"/>
        <w:jc w:val="both"/>
        <w:rPr/>
      </w:pPr>
      <w:r w:rsidDel="00000000" w:rsidR="00000000" w:rsidRPr="00000000">
        <w:rPr/>
        <w:drawing>
          <wp:inline distB="114300" distT="114300" distL="114300" distR="114300">
            <wp:extent cx="5943600" cy="2819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spacing w:line="240" w:lineRule="auto"/>
        <w:rPr/>
      </w:pPr>
      <w:bookmarkStart w:colFirst="0" w:colLast="0" w:name="_oghf3c6wafm4" w:id="10"/>
      <w:bookmarkEnd w:id="10"/>
      <w:r w:rsidDel="00000000" w:rsidR="00000000" w:rsidRPr="00000000">
        <w:rPr>
          <w:rtl w:val="0"/>
        </w:rPr>
        <w:t xml:space="preserve">1.6 Why the Big CRMs Are the Wrong Answer</w:t>
      </w:r>
    </w:p>
    <w:p w:rsidR="00000000" w:rsidDel="00000000" w:rsidP="00000000" w:rsidRDefault="00000000" w:rsidRPr="00000000" w14:paraId="0000002A">
      <w:pPr>
        <w:spacing w:after="100" w:before="40" w:line="240" w:lineRule="auto"/>
        <w:jc w:val="both"/>
        <w:rPr/>
      </w:pPr>
      <w:r w:rsidDel="00000000" w:rsidR="00000000" w:rsidRPr="00000000">
        <w:rPr>
          <w:rtl w:val="0"/>
        </w:rPr>
        <w:t xml:space="preserve">The platforms that dominate the CRM market were not designed for this moment. Salesforce was built for the enterprise. HubSpot for the team that already has a marketing function. They are powerful tools, for the right problem, at the right stage. But they carry enormous assumptions with them: that you have defined pipeline stages, that you have data entry discipline, that you have the time and the patience to configure a system before it will give anything back.</w:t>
      </w:r>
    </w:p>
    <w:p w:rsidR="00000000" w:rsidDel="00000000" w:rsidP="00000000" w:rsidRDefault="00000000" w:rsidRPr="00000000" w14:paraId="0000002B">
      <w:pPr>
        <w:spacing w:after="100" w:before="40" w:line="240" w:lineRule="auto"/>
        <w:jc w:val="both"/>
        <w:rPr/>
      </w:pPr>
      <w:r w:rsidDel="00000000" w:rsidR="00000000" w:rsidRPr="00000000">
        <w:rPr>
          <w:rtl w:val="0"/>
        </w:rPr>
        <w:t xml:space="preserve">For a founder running at full speed, these tools create more friction than they remove. The onboarding is long. The customisation requires decisions that have not yet been made. The dashboards report on things that do not yet exist. And the price of all this, in time, in money, in mental energy, is too high for a team of three people trying to survive their first year.</w:t>
      </w:r>
    </w:p>
    <w:p w:rsidR="00000000" w:rsidDel="00000000" w:rsidP="00000000" w:rsidRDefault="00000000" w:rsidRPr="00000000" w14:paraId="0000002C">
      <w:pPr>
        <w:spacing w:after="100" w:before="40" w:line="240" w:lineRule="auto"/>
        <w:jc w:val="both"/>
        <w:rPr/>
      </w:pPr>
      <w:r w:rsidDel="00000000" w:rsidR="00000000" w:rsidRPr="00000000">
        <w:rPr>
          <w:rtl w:val="0"/>
        </w:rPr>
        <w:t xml:space="preserve">So they abandon the CRM. And the spreadsheet wins. Not because the spreadsheet is good, but because it is frictionless. It does not ask for things you do not yet know.</w:t>
      </w:r>
    </w:p>
    <w:p w:rsidR="00000000" w:rsidDel="00000000" w:rsidP="00000000" w:rsidRDefault="00000000" w:rsidRPr="00000000" w14:paraId="0000002D">
      <w:pPr>
        <w:spacing w:after="100" w:before="40" w:line="240" w:lineRule="auto"/>
        <w:jc w:val="both"/>
        <w:rPr/>
      </w:pPr>
      <w:r w:rsidDel="00000000" w:rsidR="00000000" w:rsidRPr="00000000">
        <w:rPr>
          <w:rtl w:val="0"/>
        </w:rPr>
        <w:t xml:space="preserve">The cost of this choice is invisible at first. Life goes on. Deals still close. But every conversation that goes unlogged is institutional knowledge that evaporates. Every follow-up that slips is a relationship that cools. And when the business eventually grows to the point where the founder can no longer hold it all in their head, when they genuinely need a system, they discover they are starting from scratch, with no history, no playbook, and no foundation to build on.</w:t>
      </w:r>
    </w:p>
    <w:p w:rsidR="00000000" w:rsidDel="00000000" w:rsidP="00000000" w:rsidRDefault="00000000" w:rsidRPr="00000000" w14:paraId="0000002E">
      <w:pPr>
        <w:spacing w:after="100" w:before="40" w:line="240" w:lineRule="auto"/>
        <w:jc w:val="both"/>
        <w:rPr/>
      </w:pPr>
      <w:r w:rsidDel="00000000" w:rsidR="00000000" w:rsidRPr="00000000">
        <w:rPr>
          <w:rtl w:val="0"/>
        </w:rPr>
        <w:t xml:space="preserve">That is the hidden price of the wrong tool at the wrong moment. </w:t>
      </w:r>
    </w:p>
    <w:p w:rsidR="00000000" w:rsidDel="00000000" w:rsidP="00000000" w:rsidRDefault="00000000" w:rsidRPr="00000000" w14:paraId="0000002F">
      <w:pPr>
        <w:spacing w:after="100" w:before="40" w:line="240" w:lineRule="auto"/>
        <w:jc w:val="both"/>
        <w:rPr/>
      </w:pPr>
      <w:r w:rsidDel="00000000" w:rsidR="00000000" w:rsidRPr="00000000">
        <w:rPr/>
        <w:drawing>
          <wp:inline distB="114300" distT="114300" distL="114300" distR="114300">
            <wp:extent cx="5943600" cy="26416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00" w:before="40" w:line="240" w:lineRule="auto"/>
        <w:jc w:val="both"/>
        <w:rPr/>
      </w:pPr>
      <w:r w:rsidDel="00000000" w:rsidR="00000000" w:rsidRPr="00000000">
        <w:rPr>
          <w:rtl w:val="0"/>
        </w:rPr>
      </w:r>
    </w:p>
    <w:p w:rsidR="00000000" w:rsidDel="00000000" w:rsidP="00000000" w:rsidRDefault="00000000" w:rsidRPr="00000000" w14:paraId="00000031">
      <w:pPr>
        <w:pStyle w:val="Heading1"/>
        <w:spacing w:line="240" w:lineRule="auto"/>
        <w:rPr/>
      </w:pPr>
      <w:bookmarkStart w:colFirst="0" w:colLast="0" w:name="_jb11u95u10fz" w:id="11"/>
      <w:bookmarkEnd w:id="11"/>
      <w:r w:rsidDel="00000000" w:rsidR="00000000" w:rsidRPr="00000000">
        <w:rPr>
          <w:rtl w:val="0"/>
        </w:rPr>
        <w:t xml:space="preserve">2. Market context</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The CRM industry is one of the fastest-growing software markets in the world. The global CRM market was valued at $73.4 billion in 2024 and is projected to reach $163 billion by 2030, growing at a CAGR of 14.6%. As per INVESP study about 3 in 10 businesses said their main objective for using CRM software is increasing marketing productivity.</w:t>
      </w:r>
    </w:p>
    <w:p w:rsidR="00000000" w:rsidDel="00000000" w:rsidP="00000000" w:rsidRDefault="00000000" w:rsidRPr="00000000" w14:paraId="00000033">
      <w:pPr>
        <w:spacing w:after="240" w:before="240" w:line="240" w:lineRule="auto"/>
        <w:jc w:val="both"/>
        <w:rPr/>
      </w:pPr>
      <w:r w:rsidDel="00000000" w:rsidR="00000000" w:rsidRPr="00000000">
        <w:rPr/>
        <w:drawing>
          <wp:inline distB="114300" distT="114300" distL="114300" distR="114300">
            <wp:extent cx="5943600" cy="2131492"/>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131492"/>
                    </a:xfrm>
                    <a:prstGeom prst="rect"/>
                    <a:ln/>
                  </pic:spPr>
                </pic:pic>
              </a:graphicData>
            </a:graphic>
          </wp:inline>
        </w:drawing>
      </w:r>
      <w:r w:rsidDel="00000000" w:rsidR="00000000" w:rsidRPr="00000000">
        <w:rPr>
          <w:rtl w:val="0"/>
        </w:rPr>
        <w:t xml:space="preserve">Salesforce alone holds 23.9% of this market, more than the combined share of Microsoft, Oracle, SAP, and Adobe.</w:t>
      </w:r>
      <w:r w:rsidDel="00000000" w:rsidR="00000000" w:rsidRPr="00000000">
        <w:rPr>
          <w:i w:val="1"/>
          <w:iCs w:val="1"/>
          <w:rtl w:val="0"/>
        </w:rPr>
        <w:t xml:space="preserve"> </w:t>
      </w:r>
      <w:r w:rsidDel="00000000" w:rsidR="00000000" w:rsidRPr="00000000">
        <w:rPr>
          <w:rtl w:val="0"/>
        </w:rPr>
        <w:t xml:space="preserve">Yet beneath this growth sits a structural blind spot. 91% of companies with 10 or more employees use a CRM, but only 50% of businesses with fewer than 10 employees do.</w:t>
      </w:r>
    </w:p>
    <w:p w:rsidR="00000000" w:rsidDel="00000000" w:rsidP="00000000" w:rsidRDefault="00000000" w:rsidRPr="00000000" w14:paraId="00000034">
      <w:pPr>
        <w:spacing w:after="240" w:before="240" w:line="240" w:lineRule="auto"/>
        <w:jc w:val="both"/>
        <w:rPr/>
      </w:pPr>
      <w:r w:rsidDel="00000000" w:rsidR="00000000" w:rsidRPr="00000000">
        <w:rPr>
          <w:rtl w:val="0"/>
        </w:rPr>
        <w:t xml:space="preserve">That gap is not accidental. It is the direct consequence of an industry that has spent two decades building for sales teams, not for the solo founder closing deals over WhatsApp at 11pm.</w:t>
      </w:r>
    </w:p>
    <w:p w:rsidR="00000000" w:rsidDel="00000000" w:rsidP="00000000" w:rsidRDefault="00000000" w:rsidRPr="00000000" w14:paraId="00000035">
      <w:pPr>
        <w:spacing w:after="240" w:before="240" w:line="240" w:lineRule="auto"/>
        <w:jc w:val="both"/>
        <w:rPr/>
      </w:pPr>
      <w:r w:rsidDel="00000000" w:rsidR="00000000" w:rsidRPr="00000000">
        <w:rPr>
          <w:rtl w:val="0"/>
        </w:rPr>
        <w:t xml:space="preserve">A typical founder is juggling live conversations at any given time spread across Gmail, WhatsApp, LinkedIn, and back-to-back calendar meetings. And despite all that activity, Salesforce found in a survey of 5,500 sales professionals that only 28% of their time actually goes toward selling. The other 71% disappears into admin work, data entry, and chasing down information that should already be in one place.</w:t>
      </w:r>
    </w:p>
    <w:p w:rsidR="00000000" w:rsidDel="00000000" w:rsidP="00000000" w:rsidRDefault="00000000" w:rsidRPr="00000000" w14:paraId="00000036">
      <w:pPr>
        <w:spacing w:after="240" w:before="240" w:line="240" w:lineRule="auto"/>
        <w:jc w:val="both"/>
        <w:rPr/>
      </w:pPr>
      <w:r w:rsidDel="00000000" w:rsidR="00000000" w:rsidRPr="00000000">
        <w:rPr>
          <w:rtl w:val="0"/>
        </w:rPr>
        <w:t xml:space="preserve">Industry research consistently shows that anywhere from 20–70% of CRM projects fail, with poor user adoption cited as the primary cause across every study.</w:t>
      </w:r>
    </w:p>
    <w:p w:rsidR="00000000" w:rsidDel="00000000" w:rsidP="00000000" w:rsidRDefault="00000000" w:rsidRPr="00000000" w14:paraId="00000037">
      <w:pPr>
        <w:spacing w:after="240" w:before="240" w:line="240" w:lineRule="auto"/>
        <w:jc w:val="both"/>
        <w:rPr/>
      </w:pPr>
      <w:r w:rsidDel="00000000" w:rsidR="00000000" w:rsidRPr="00000000">
        <w:rPr>
          <w:rtl w:val="0"/>
        </w:rPr>
        <w:t xml:space="preserve">For early-stage founders specifically, this failure is not a product deficiency, it is a category mismatch. Salesforce, HubSpot, and Pipedrive were engineered for coordinated sales teams with dedicated administrators. </w:t>
      </w:r>
    </w:p>
    <w:p w:rsidR="00000000" w:rsidDel="00000000" w:rsidP="00000000" w:rsidRDefault="00000000" w:rsidRPr="00000000" w14:paraId="00000038">
      <w:pPr>
        <w:spacing w:after="240" w:before="240" w:line="240" w:lineRule="auto"/>
        <w:jc w:val="both"/>
        <w:rPr/>
      </w:pPr>
      <w:r w:rsidDel="00000000" w:rsidR="00000000" w:rsidRPr="00000000">
        <w:rPr>
          <w:rtl w:val="0"/>
        </w:rPr>
        <w:t xml:space="preserve">A founder who is simultaneously the CEO, the SDR, the AE, and the customer success team has no time to be a CRM manager too. With the current stack early stage founder respond to whoever messages them most recently, follow up on whoever they happen to remember, and discover dead deals only when the lead finally goes cold enough to be unmistakable. They are not failing at sales. They are operating without a dashboard, making critical revenue decisions based on incomplete outdated information.</w:t>
      </w:r>
    </w:p>
    <w:p w:rsidR="00000000" w:rsidDel="00000000" w:rsidP="00000000" w:rsidRDefault="00000000" w:rsidRPr="00000000" w14:paraId="00000039">
      <w:pPr>
        <w:spacing w:after="240" w:before="240" w:line="240" w:lineRule="auto"/>
        <w:jc w:val="both"/>
        <w:rPr/>
      </w:pPr>
      <w:r w:rsidDel="00000000" w:rsidR="00000000" w:rsidRPr="00000000">
        <w:rPr>
          <w:rtl w:val="0"/>
        </w:rPr>
        <w:t xml:space="preserve">The founder’s willingness to maintain a parallel administrative system, on top of closing deals, does not exist. That is a product gap.The tools exist. The intelligence does not. </w:t>
      </w:r>
    </w:p>
    <w:p w:rsidR="00000000" w:rsidDel="00000000" w:rsidP="00000000" w:rsidRDefault="00000000" w:rsidRPr="00000000" w14:paraId="0000003A">
      <w:pPr>
        <w:spacing w:after="240" w:before="240" w:line="240" w:lineRule="auto"/>
        <w:jc w:val="both"/>
        <w:rPr/>
      </w:pPr>
      <w:r w:rsidDel="00000000" w:rsidR="00000000" w:rsidRPr="00000000">
        <w:rPr>
          <w:rtl w:val="0"/>
        </w:rPr>
        <w:t xml:space="preserve">The opportunity this creates is large. The Asia Pacific CRM market is expected to grow at the highest CAGR through 2034, driven by emerging markets including India and Southeast Asia.</w:t>
      </w:r>
    </w:p>
    <w:p w:rsidR="00000000" w:rsidDel="00000000" w:rsidP="00000000" w:rsidRDefault="00000000" w:rsidRPr="00000000" w14:paraId="0000003B">
      <w:pPr>
        <w:spacing w:after="240" w:before="240" w:line="240" w:lineRule="auto"/>
        <w:jc w:val="both"/>
        <w:rPr/>
      </w:pPr>
      <w:r w:rsidDel="00000000" w:rsidR="00000000" w:rsidRPr="00000000">
        <w:rPr>
          <w:rtl w:val="0"/>
        </w:rPr>
        <w:t xml:space="preserve">India alone has over 115,000 active startups, the vast majority of which are at exactly the 0–20 employee stage where this problem is most acute and where the current CRM market offers nothing that fits.</w:t>
      </w:r>
    </w:p>
    <w:p w:rsidR="00000000" w:rsidDel="00000000" w:rsidP="00000000" w:rsidRDefault="00000000" w:rsidRPr="00000000" w14:paraId="0000003C">
      <w:pPr>
        <w:pStyle w:val="Heading1"/>
        <w:keepNext w:val="0"/>
        <w:keepLines w:val="0"/>
        <w:spacing w:after="120" w:before="480" w:line="240" w:lineRule="auto"/>
        <w:ind w:left="0" w:firstLine="0"/>
        <w:rPr/>
      </w:pPr>
      <w:bookmarkStart w:colFirst="0" w:colLast="0" w:name="_6kriwygr7d1n" w:id="12"/>
      <w:bookmarkEnd w:id="12"/>
      <w:r w:rsidDel="00000000" w:rsidR="00000000" w:rsidRPr="00000000">
        <w:rPr>
          <w:rtl w:val="0"/>
        </w:rPr>
        <w:t xml:space="preserve">3. Primary Research </w:t>
      </w:r>
    </w:p>
    <w:p w:rsidR="00000000" w:rsidDel="00000000" w:rsidP="00000000" w:rsidRDefault="00000000" w:rsidRPr="00000000" w14:paraId="0000003D">
      <w:pPr>
        <w:spacing w:after="60" w:before="60" w:line="240" w:lineRule="auto"/>
        <w:rPr/>
      </w:pPr>
      <w:r w:rsidDel="00000000" w:rsidR="00000000" w:rsidRPr="00000000">
        <w:rPr>
          <w:rtl w:val="0"/>
        </w:rPr>
        <w:t xml:space="preserve">We interacted with a few founders to understand more about sales challenges. We also spent time understanding their early manual process for CRM, which they are currently using.</w:t>
      </w:r>
    </w:p>
    <w:p w:rsidR="00000000" w:rsidDel="00000000" w:rsidP="00000000" w:rsidRDefault="00000000" w:rsidRPr="00000000" w14:paraId="0000003E">
      <w:pPr>
        <w:pStyle w:val="Heading2"/>
        <w:keepNext w:val="0"/>
        <w:keepLines w:val="0"/>
        <w:spacing w:before="480" w:line="240" w:lineRule="auto"/>
        <w:jc w:val="left"/>
        <w:rPr>
          <w:b w:val="0"/>
          <w:bCs w:val="0"/>
        </w:rPr>
      </w:pPr>
      <w:bookmarkStart w:colFirst="0" w:colLast="0" w:name="_uw1w32kwbhke" w:id="13"/>
      <w:bookmarkEnd w:id="13"/>
      <w:commentRangeStart w:id="0"/>
      <w:r w:rsidDel="00000000" w:rsidR="00000000" w:rsidRPr="00000000">
        <w:rPr>
          <w:rtl w:val="0"/>
        </w:rPr>
        <w:t xml:space="preserve">3.1 User Interviews – Two Founders, One Story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spacing w:after="100" w:before="40" w:line="240" w:lineRule="auto"/>
        <w:jc w:val="both"/>
        <w:rPr>
          <w:color w:val="1a1a2e"/>
        </w:rPr>
      </w:pPr>
      <w:r w:rsidDel="00000000" w:rsidR="00000000" w:rsidRPr="00000000">
        <w:rPr>
          <w:color w:val="1a1a2e"/>
          <w:rtl w:val="0"/>
        </w:rPr>
        <w:t xml:space="preserve">So we sat down with founders who were deep inside the problem, not at a comfortable distance from it. They were not reflecting on a challenge they had already solved. They were dealing with the issue week by week, fixing what they could and learning to live with what they couldn't.</w:t>
      </w:r>
    </w:p>
    <w:p w:rsidR="00000000" w:rsidDel="00000000" w:rsidP="00000000" w:rsidRDefault="00000000" w:rsidRPr="00000000" w14:paraId="00000040">
      <w:pPr>
        <w:spacing w:after="100" w:before="40" w:line="240" w:lineRule="auto"/>
        <w:jc w:val="both"/>
        <w:rPr>
          <w:color w:val="1a1a2e"/>
        </w:rPr>
      </w:pPr>
      <w:r w:rsidDel="00000000" w:rsidR="00000000" w:rsidRPr="00000000">
        <w:rPr>
          <w:color w:val="1a1a2e"/>
          <w:rtl w:val="0"/>
        </w:rPr>
        <w:t xml:space="preserve">Two conversations. Two completely different businesses. And yet, sitting with both transcripts afterwards, what was striking were not the differences. It was how much the same story kept coming up, told in different words, from different cities, in different industries.</w:t>
      </w:r>
    </w:p>
    <w:p w:rsidR="00000000" w:rsidDel="00000000" w:rsidP="00000000" w:rsidRDefault="00000000" w:rsidRPr="00000000" w14:paraId="00000041">
      <w:pPr>
        <w:pStyle w:val="Heading3"/>
        <w:spacing w:line="240" w:lineRule="auto"/>
        <w:rPr>
          <w:color w:val="2e75b6"/>
        </w:rPr>
      </w:pPr>
      <w:bookmarkStart w:colFirst="0" w:colLast="0" w:name="_7pg0h94audxr" w:id="14"/>
      <w:bookmarkEnd w:id="14"/>
      <w:r w:rsidDel="00000000" w:rsidR="00000000" w:rsidRPr="00000000">
        <w:rPr>
          <w:color w:val="2e75b6"/>
          <w:rtl w:val="0"/>
        </w:rPr>
        <w:t xml:space="preserve">3.1.1 Sanket and the System He Had to Build Himself</w:t>
      </w:r>
    </w:p>
    <w:p w:rsidR="00000000" w:rsidDel="00000000" w:rsidP="00000000" w:rsidRDefault="00000000" w:rsidRPr="00000000" w14:paraId="00000042">
      <w:pPr>
        <w:spacing w:after="100" w:before="40" w:line="240" w:lineRule="auto"/>
        <w:jc w:val="both"/>
        <w:rPr>
          <w:color w:val="1a1a2e"/>
        </w:rPr>
      </w:pPr>
      <w:r w:rsidDel="00000000" w:rsidR="00000000" w:rsidRPr="00000000">
        <w:rPr>
          <w:color w:val="1a1a2e"/>
          <w:rtl w:val="0"/>
        </w:rPr>
        <w:t xml:space="preserve">Sanket is not the kind of founder who reaches for a tool without understanding it first. He spent years at L&amp;T managing complex engineering projects, then at Uber and Ola Electric learning how to build operational systems at scale. By the time he started Frevolt, a residential solar energy company, he knew better than most what it meant to run something with rigour.</w:t>
      </w:r>
    </w:p>
    <w:p w:rsidR="00000000" w:rsidDel="00000000" w:rsidP="00000000" w:rsidRDefault="00000000" w:rsidRPr="00000000" w14:paraId="00000043">
      <w:pPr>
        <w:spacing w:after="100" w:before="40" w:line="240" w:lineRule="auto"/>
        <w:jc w:val="both"/>
        <w:rPr>
          <w:color w:val="1a1a2e"/>
        </w:rPr>
      </w:pPr>
      <w:r w:rsidDel="00000000" w:rsidR="00000000" w:rsidRPr="00000000">
        <w:rPr>
          <w:color w:val="1a1a2e"/>
          <w:rtl w:val="0"/>
        </w:rPr>
        <w:t xml:space="preserve">So when his sales pipeline started getting complicated, he did the sensible thing. He looked at what was available. He evaluated HubSpot. He looked at a handful of similar platforms. And then he came to a conclusion that says everything about where the market is right now.</w:t>
      </w:r>
    </w:p>
    <w:p w:rsidR="00000000" w:rsidDel="00000000" w:rsidP="00000000" w:rsidRDefault="00000000" w:rsidRPr="00000000" w14:paraId="00000044">
      <w:pPr>
        <w:spacing w:after="240" w:before="60" w:line="24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000000" w:space="0" w:sz="0" w:val="nil"/>
              <w:left w:color="d4922a" w:space="0" w:sz="17" w:val="single"/>
              <w:bottom w:color="000000" w:space="0" w:sz="0" w:val="nil"/>
              <w:right w:color="000000" w:space="0" w:sz="0" w:val="nil"/>
            </w:tcBorders>
            <w:shd w:fill="fdf6ec" w:val="clear"/>
            <w:tcMar>
              <w:top w:w="160.0" w:type="dxa"/>
              <w:left w:w="280.0" w:type="dxa"/>
              <w:bottom w:w="160.0" w:type="dxa"/>
              <w:right w:w="240.0" w:type="dxa"/>
            </w:tcMar>
            <w:vAlign w:val="top"/>
          </w:tcPr>
          <w:p w:rsidR="00000000" w:rsidDel="00000000" w:rsidP="00000000" w:rsidRDefault="00000000" w:rsidRPr="00000000" w14:paraId="00000045">
            <w:pPr>
              <w:spacing w:after="80" w:before="240" w:line="240" w:lineRule="auto"/>
              <w:ind w:left="280" w:firstLine="0"/>
              <w:rPr>
                <w:i w:val="1"/>
                <w:iCs w:val="1"/>
              </w:rPr>
            </w:pPr>
            <w:r w:rsidDel="00000000" w:rsidR="00000000" w:rsidRPr="00000000">
              <w:rPr>
                <w:i w:val="1"/>
                <w:iCs w:val="1"/>
                <w:rtl w:val="0"/>
              </w:rPr>
              <w:t xml:space="preserve">"Off-the-shelf tools ended at customer acquisition. But for us, every closed deal is just the beginning. A solar project has 40 to 45 tasks over two months. At 100 projects a month, that is 8,000 tasks in flight simultaneously. No standard CRM was built to hold that."</w:t>
            </w:r>
          </w:p>
          <w:p w:rsidR="00000000" w:rsidDel="00000000" w:rsidP="00000000" w:rsidRDefault="00000000" w:rsidRPr="00000000" w14:paraId="00000046">
            <w:pPr>
              <w:spacing w:after="240" w:before="240" w:line="240" w:lineRule="auto"/>
              <w:ind w:left="280" w:firstLine="0"/>
              <w:rPr>
                <w:b w:val="1"/>
                <w:bCs w:val="1"/>
                <w:color w:val="d4922a"/>
                <w:sz w:val="19"/>
                <w:szCs w:val="19"/>
              </w:rPr>
            </w:pPr>
            <w:r w:rsidDel="00000000" w:rsidR="00000000" w:rsidRPr="00000000">
              <w:rPr>
                <w:b w:val="1"/>
                <w:bCs w:val="1"/>
                <w:color w:val="d4922a"/>
                <w:sz w:val="19"/>
                <w:szCs w:val="19"/>
                <w:rtl w:val="0"/>
              </w:rPr>
              <w:t xml:space="preserve">Sanket, Founder - Frevolt</w:t>
            </w:r>
          </w:p>
        </w:tc>
      </w:tr>
    </w:tbl>
    <w:p w:rsidR="00000000" w:rsidDel="00000000" w:rsidP="00000000" w:rsidRDefault="00000000" w:rsidRPr="00000000" w14:paraId="00000047">
      <w:pPr>
        <w:spacing w:after="100" w:before="80" w:line="240" w:lineRule="auto"/>
        <w:rPr/>
      </w:pPr>
      <w:r w:rsidDel="00000000" w:rsidR="00000000" w:rsidRPr="00000000">
        <w:rPr>
          <w:rtl w:val="0"/>
        </w:rPr>
        <w:t xml:space="preserve"> </w:t>
      </w:r>
    </w:p>
    <w:p w:rsidR="00000000" w:rsidDel="00000000" w:rsidP="00000000" w:rsidRDefault="00000000" w:rsidRPr="00000000" w14:paraId="00000048">
      <w:pPr>
        <w:spacing w:after="100" w:before="40" w:line="240" w:lineRule="auto"/>
        <w:jc w:val="both"/>
        <w:rPr>
          <w:color w:val="1a1a2e"/>
        </w:rPr>
      </w:pPr>
      <w:r w:rsidDel="00000000" w:rsidR="00000000" w:rsidRPr="00000000">
        <w:rPr>
          <w:color w:val="1a1a2e"/>
          <w:rtl w:val="0"/>
        </w:rPr>
        <w:t xml:space="preserve">So he built his own. It wasn't a choice he made but a necessity. He designed a full data architecture: user profiles, property profiles, and touchpoint logging across every stage of the funnel. He built dashboards that tracked the four conversion ratios he cared about. He ran daily standups with city-specific teams in Pune, Nashik, and Sangli. From the outside, it looked like a sophisticated operation.</w:t>
      </w:r>
    </w:p>
    <w:p w:rsidR="00000000" w:rsidDel="00000000" w:rsidP="00000000" w:rsidRDefault="00000000" w:rsidRPr="00000000" w14:paraId="00000049">
      <w:pPr>
        <w:spacing w:after="100" w:before="40" w:line="240" w:lineRule="auto"/>
        <w:jc w:val="both"/>
        <w:rPr>
          <w:color w:val="1a1a2e"/>
        </w:rPr>
      </w:pPr>
      <w:r w:rsidDel="00000000" w:rsidR="00000000" w:rsidRPr="00000000">
        <w:rPr>
          <w:color w:val="1a1a2e"/>
          <w:rtl w:val="0"/>
        </w:rPr>
        <w:t xml:space="preserve">But sit with Sanket for long enough, and the picture becomes more complicated, revealing issues such as inconsistent communication and varying levels of team engagement that contribute to the challenges he faces. Despite everything he had built, his CRM note compliance was sitting at around 50%. Half of all customer interactions were going unlogged. When a different rep picked up a lead, they had no context from the conversation that had come before. Duplicate leads were entering the system from Google, Facebook, and referrals simultaneously – inflating his numbers and causing multiple reps to call the same person. There was no automated follow-up. A customer who visited the site and went quiet got inconsistent treatment depending entirely on which rep happened to be paying attention that week.</w:t>
      </w:r>
    </w:p>
    <w:p w:rsidR="00000000" w:rsidDel="00000000" w:rsidP="00000000" w:rsidRDefault="00000000" w:rsidRPr="00000000" w14:paraId="0000004A">
      <w:pPr>
        <w:spacing w:after="100" w:before="40" w:line="240" w:lineRule="auto"/>
        <w:jc w:val="both"/>
        <w:rPr>
          <w:color w:val="1a1a2e"/>
        </w:rPr>
      </w:pPr>
      <w:r w:rsidDel="00000000" w:rsidR="00000000" w:rsidRPr="00000000">
        <w:rPr>
          <w:color w:val="1a1a2e"/>
          <w:rtl w:val="0"/>
        </w:rPr>
        <w:t xml:space="preserve">And then there was the coaching problem. With ten sales reps potentially making a hundred calls a month each, Frevolt had roughly a thousand sales conversations happening every month with no mechanism to review them, no way to identify what was working, and no structured feedback for the reps who were struggling.</w:t>
      </w:r>
    </w:p>
    <w:p w:rsidR="00000000" w:rsidDel="00000000" w:rsidP="00000000" w:rsidRDefault="00000000" w:rsidRPr="00000000" w14:paraId="0000004B">
      <w:pPr>
        <w:spacing w:after="240" w:before="60" w:line="24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000000" w:space="0" w:sz="0" w:val="nil"/>
              <w:left w:color="d4922a" w:space="0" w:sz="17" w:val="single"/>
              <w:bottom w:color="000000" w:space="0" w:sz="0" w:val="nil"/>
              <w:right w:color="000000" w:space="0" w:sz="0" w:val="nil"/>
            </w:tcBorders>
            <w:shd w:fill="fdf6ec" w:val="clear"/>
            <w:tcMar>
              <w:top w:w="160.0" w:type="dxa"/>
              <w:left w:w="280.0" w:type="dxa"/>
              <w:bottom w:w="160.0" w:type="dxa"/>
              <w:right w:w="240.0" w:type="dxa"/>
            </w:tcMar>
            <w:vAlign w:val="top"/>
          </w:tcPr>
          <w:p w:rsidR="00000000" w:rsidDel="00000000" w:rsidP="00000000" w:rsidRDefault="00000000" w:rsidRPr="00000000" w14:paraId="0000004C">
            <w:pPr>
              <w:spacing w:after="80" w:before="240" w:line="240" w:lineRule="auto"/>
              <w:ind w:left="280" w:firstLine="0"/>
              <w:rPr>
                <w:i w:val="1"/>
                <w:iCs w:val="1"/>
              </w:rPr>
            </w:pPr>
            <w:r w:rsidDel="00000000" w:rsidR="00000000" w:rsidRPr="00000000">
              <w:rPr>
                <w:i w:val="1"/>
                <w:iCs w:val="1"/>
                <w:rtl w:val="0"/>
              </w:rPr>
              <w:t xml:space="preserve">"Feedback relies entirely on daily stand-ups. It is too infrequent and too subjective to drive real improvement. I understand that we are not optimising performance, but we lack the necessary infrastructure to address this issue.</w:t>
            </w:r>
          </w:p>
          <w:p w:rsidR="00000000" w:rsidDel="00000000" w:rsidP="00000000" w:rsidRDefault="00000000" w:rsidRPr="00000000" w14:paraId="0000004D">
            <w:pPr>
              <w:spacing w:after="240" w:before="240" w:line="240" w:lineRule="auto"/>
              <w:ind w:left="280" w:firstLine="0"/>
              <w:rPr>
                <w:b w:val="1"/>
                <w:bCs w:val="1"/>
                <w:color w:val="d4922a"/>
                <w:sz w:val="19"/>
                <w:szCs w:val="19"/>
              </w:rPr>
            </w:pPr>
            <w:r w:rsidDel="00000000" w:rsidR="00000000" w:rsidRPr="00000000">
              <w:rPr>
                <w:b w:val="1"/>
                <w:bCs w:val="1"/>
                <w:color w:val="d4922a"/>
                <w:sz w:val="19"/>
                <w:szCs w:val="19"/>
                <w:rtl w:val="0"/>
              </w:rPr>
              <w:t xml:space="preserve">Sanket, Founder - Frevolt </w:t>
            </w:r>
          </w:p>
          <w:p w:rsidR="00000000" w:rsidDel="00000000" w:rsidP="00000000" w:rsidRDefault="00000000" w:rsidRPr="00000000" w14:paraId="0000004E">
            <w:pPr>
              <w:spacing w:after="240" w:before="240" w:line="240" w:lineRule="auto"/>
              <w:ind w:left="280" w:firstLine="0"/>
              <w:rPr>
                <w:b w:val="1"/>
                <w:bCs w:val="1"/>
                <w:color w:val="d4922a"/>
                <w:sz w:val="19"/>
                <w:szCs w:val="19"/>
              </w:rPr>
            </w:pPr>
            <w:hyperlink r:id="rId12">
              <w:r w:rsidDel="00000000" w:rsidR="00000000" w:rsidRPr="00000000">
                <w:rPr>
                  <w:b w:val="1"/>
                  <w:bCs w:val="1"/>
                  <w:color w:val="1155cc"/>
                  <w:sz w:val="19"/>
                  <w:szCs w:val="19"/>
                  <w:u w:val="single"/>
                  <w:rtl w:val="0"/>
                </w:rPr>
                <w:t xml:space="preserve">https://www.frevolt.co/</w:t>
              </w:r>
            </w:hyperlink>
            <w:r w:rsidDel="00000000" w:rsidR="00000000" w:rsidRPr="00000000">
              <w:rPr>
                <w:rtl w:val="0"/>
              </w:rPr>
            </w:r>
          </w:p>
        </w:tc>
      </w:tr>
    </w:tbl>
    <w:p w:rsidR="00000000" w:rsidDel="00000000" w:rsidP="00000000" w:rsidRDefault="00000000" w:rsidRPr="00000000" w14:paraId="0000004F">
      <w:pPr>
        <w:spacing w:after="100" w:before="80" w:line="240" w:lineRule="auto"/>
        <w:rPr/>
      </w:pPr>
      <w:r w:rsidDel="00000000" w:rsidR="00000000" w:rsidRPr="00000000">
        <w:rPr>
          <w:rtl w:val="0"/>
        </w:rPr>
        <w:t xml:space="preserve"> </w:t>
      </w:r>
    </w:p>
    <w:p w:rsidR="00000000" w:rsidDel="00000000" w:rsidP="00000000" w:rsidRDefault="00000000" w:rsidRPr="00000000" w14:paraId="00000050">
      <w:pPr>
        <w:spacing w:after="100" w:before="40" w:line="240" w:lineRule="auto"/>
        <w:jc w:val="both"/>
        <w:rPr>
          <w:color w:val="1a1a2e"/>
        </w:rPr>
      </w:pPr>
      <w:r w:rsidDel="00000000" w:rsidR="00000000" w:rsidRPr="00000000">
        <w:rPr>
          <w:color w:val="1a1a2e"/>
          <w:rtl w:val="0"/>
        </w:rPr>
        <w:t xml:space="preserve">What Sanket had built was genuinely impressive. And what it revealed, in being built, was that even a founder with the engineering capability to construct a custom CRM from scratch could not fully solve the underlying problem. The problem was not the tool. The problem was the absence of a tool designed for this kind of business, at this kind of stage, with this kind of complexity, which ultimately hindered the founder's ability to effectively manage customer relationships and scale the business.</w:t>
      </w:r>
    </w:p>
    <w:p w:rsidR="00000000" w:rsidDel="00000000" w:rsidP="00000000" w:rsidRDefault="00000000" w:rsidRPr="00000000" w14:paraId="00000051">
      <w:pPr>
        <w:pStyle w:val="Heading3"/>
        <w:spacing w:line="240" w:lineRule="auto"/>
        <w:rPr>
          <w:color w:val="2e75b6"/>
        </w:rPr>
      </w:pPr>
      <w:bookmarkStart w:colFirst="0" w:colLast="0" w:name="_9czrv5bbw5xr" w:id="15"/>
      <w:bookmarkEnd w:id="15"/>
      <w:r w:rsidDel="00000000" w:rsidR="00000000" w:rsidRPr="00000000">
        <w:rPr>
          <w:color w:val="2e75b6"/>
          <w:rtl w:val="0"/>
        </w:rPr>
        <w:t xml:space="preserve">3.1.2  Pradip Kuppaswami – The Founder Who Paid More to Sell Less</w:t>
      </w:r>
    </w:p>
    <w:p w:rsidR="00000000" w:rsidDel="00000000" w:rsidP="00000000" w:rsidRDefault="00000000" w:rsidRPr="00000000" w14:paraId="00000052">
      <w:pPr>
        <w:spacing w:after="100" w:before="40" w:line="240" w:lineRule="auto"/>
        <w:jc w:val="both"/>
        <w:rPr>
          <w:color w:val="1a1a2e"/>
        </w:rPr>
      </w:pPr>
      <w:r w:rsidDel="00000000" w:rsidR="00000000" w:rsidRPr="00000000">
        <w:rPr>
          <w:color w:val="1a1a2e"/>
          <w:rtl w:val="0"/>
        </w:rPr>
        <w:t xml:space="preserve">The second conversation had a different texture. A hospitality-tech founder, Pradip, is building a platform where 80% of the business comes through social media: Instagram, YouTube, and Facebook. Leads arrive quickly, at all hours, across channels that were never designed to feed a sales process. The pace is relentless. The margin for missed follow-up is thin.</w:t>
      </w:r>
    </w:p>
    <w:p w:rsidR="00000000" w:rsidDel="00000000" w:rsidP="00000000" w:rsidRDefault="00000000" w:rsidRPr="00000000" w14:paraId="00000053">
      <w:pPr>
        <w:spacing w:after="100" w:before="40" w:line="240" w:lineRule="auto"/>
        <w:jc w:val="both"/>
        <w:rPr>
          <w:color w:val="1a1a2e"/>
        </w:rPr>
      </w:pPr>
      <w:r w:rsidDel="00000000" w:rsidR="00000000" w:rsidRPr="00000000">
        <w:rPr>
          <w:color w:val="1a1a2e"/>
          <w:rtl w:val="0"/>
        </w:rPr>
        <w:t xml:space="preserve">He started where most founders start: phone calls, WhatsApp, emails, and a spreadsheet. It worked, up to a point. But as volume grew, the cracks became impossible to ignore. The gaps were causing a significant loss of information. Too many leads were going cold because of slow response or lost context. He knew he needed a system.</w:t>
      </w:r>
    </w:p>
    <w:p w:rsidR="00000000" w:rsidDel="00000000" w:rsidP="00000000" w:rsidRDefault="00000000" w:rsidRPr="00000000" w14:paraId="00000054">
      <w:pPr>
        <w:spacing w:after="100" w:before="40" w:line="240" w:lineRule="auto"/>
        <w:jc w:val="both"/>
        <w:rPr>
          <w:color w:val="1a1a2e"/>
        </w:rPr>
      </w:pPr>
      <w:r w:rsidDel="00000000" w:rsidR="00000000" w:rsidRPr="00000000">
        <w:rPr>
          <w:color w:val="1a1a2e"/>
          <w:rtl w:val="0"/>
        </w:rPr>
        <w:t xml:space="preserve">So he bought the TeleCRM specifically for the sales process. StayFlexy for hotel management and the social media agency, which was intended to streamline operations and improve efficiency in managing hotel bookings and customer interactions. On paper, everything appeared to be in order.</w:t>
      </w:r>
    </w:p>
    <w:p w:rsidR="00000000" w:rsidDel="00000000" w:rsidP="00000000" w:rsidRDefault="00000000" w:rsidRPr="00000000" w14:paraId="00000055">
      <w:pPr>
        <w:spacing w:after="100" w:before="40" w:line="240" w:lineRule="auto"/>
        <w:jc w:val="both"/>
        <w:rPr>
          <w:color w:val="1a1a2e"/>
        </w:rPr>
      </w:pPr>
      <w:r w:rsidDel="00000000" w:rsidR="00000000" w:rsidRPr="00000000">
        <w:rPr>
          <w:color w:val="1a1a2e"/>
          <w:rtl w:val="0"/>
        </w:rPr>
        <w:t xml:space="preserve">What happened next was the opposite of what he had expected.</w:t>
      </w:r>
    </w:p>
    <w:p w:rsidR="00000000" w:rsidDel="00000000" w:rsidP="00000000" w:rsidRDefault="00000000" w:rsidRPr="00000000" w14:paraId="00000056">
      <w:pPr>
        <w:spacing w:after="240" w:before="60" w:line="24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000000" w:space="0" w:sz="0" w:val="nil"/>
              <w:left w:color="d4922a" w:space="0" w:sz="17" w:val="single"/>
              <w:bottom w:color="000000" w:space="0" w:sz="0" w:val="nil"/>
              <w:right w:color="000000" w:space="0" w:sz="0" w:val="nil"/>
            </w:tcBorders>
            <w:shd w:fill="fdf6ec" w:val="clear"/>
            <w:tcMar>
              <w:top w:w="160.0" w:type="dxa"/>
              <w:left w:w="280.0" w:type="dxa"/>
              <w:bottom w:w="160.0" w:type="dxa"/>
              <w:right w:w="240.0" w:type="dxa"/>
            </w:tcMar>
            <w:vAlign w:val="top"/>
          </w:tcPr>
          <w:p w:rsidR="00000000" w:rsidDel="00000000" w:rsidP="00000000" w:rsidRDefault="00000000" w:rsidRPr="00000000" w14:paraId="00000057">
            <w:pPr>
              <w:spacing w:after="80" w:before="240" w:line="240" w:lineRule="auto"/>
              <w:ind w:left="280" w:firstLine="0"/>
              <w:rPr>
                <w:i w:val="1"/>
                <w:iCs w:val="1"/>
              </w:rPr>
            </w:pPr>
            <w:r w:rsidDel="00000000" w:rsidR="00000000" w:rsidRPr="00000000">
              <w:rPr>
                <w:i w:val="1"/>
                <w:iCs w:val="1"/>
                <w:rtl w:val="0"/>
              </w:rPr>
              <w:t xml:space="preserve">"Operating costs went up after we adopted the CRM. Sales were actually better before. We are spending more, the tools do not talk to each other, and I still cannot tell you how many active deals we have right now without digging through three different places."</w:t>
            </w:r>
          </w:p>
          <w:p w:rsidR="00000000" w:rsidDel="00000000" w:rsidP="00000000" w:rsidRDefault="00000000" w:rsidRPr="00000000" w14:paraId="00000058">
            <w:pPr>
              <w:spacing w:after="240" w:before="240" w:line="240" w:lineRule="auto"/>
              <w:ind w:left="280" w:firstLine="0"/>
              <w:rPr>
                <w:b w:val="1"/>
                <w:bCs w:val="1"/>
                <w:color w:val="d4922a"/>
                <w:sz w:val="19"/>
                <w:szCs w:val="19"/>
              </w:rPr>
            </w:pPr>
            <w:r w:rsidDel="00000000" w:rsidR="00000000" w:rsidRPr="00000000">
              <w:rPr>
                <w:b w:val="1"/>
                <w:bCs w:val="1"/>
                <w:color w:val="d4922a"/>
                <w:sz w:val="19"/>
                <w:szCs w:val="19"/>
                <w:rtl w:val="0"/>
              </w:rPr>
              <w:t xml:space="preserve">Pradip Kuppaswami – Hospitality Founder</w:t>
            </w:r>
          </w:p>
          <w:p w:rsidR="00000000" w:rsidDel="00000000" w:rsidP="00000000" w:rsidRDefault="00000000" w:rsidRPr="00000000" w14:paraId="00000059">
            <w:pPr>
              <w:spacing w:after="240" w:before="240" w:line="240" w:lineRule="auto"/>
              <w:ind w:left="280" w:firstLine="0"/>
              <w:rPr>
                <w:b w:val="1"/>
                <w:bCs w:val="1"/>
                <w:color w:val="d4922a"/>
                <w:sz w:val="19"/>
                <w:szCs w:val="19"/>
              </w:rPr>
            </w:pPr>
            <w:hyperlink r:id="rId13">
              <w:r w:rsidDel="00000000" w:rsidR="00000000" w:rsidRPr="00000000">
                <w:rPr>
                  <w:b w:val="1"/>
                  <w:bCs w:val="1"/>
                  <w:color w:val="1155cc"/>
                  <w:sz w:val="19"/>
                  <w:szCs w:val="19"/>
                  <w:u w:val="single"/>
                  <w:rtl w:val="0"/>
                </w:rPr>
                <w:t xml:space="preserve">https://orchidtree.in/</w:t>
              </w:r>
            </w:hyperlink>
            <w:r w:rsidDel="00000000" w:rsidR="00000000" w:rsidRPr="00000000">
              <w:rPr>
                <w:rtl w:val="0"/>
              </w:rPr>
            </w:r>
          </w:p>
        </w:tc>
      </w:tr>
    </w:tbl>
    <w:p w:rsidR="00000000" w:rsidDel="00000000" w:rsidP="00000000" w:rsidRDefault="00000000" w:rsidRPr="00000000" w14:paraId="0000005A">
      <w:pPr>
        <w:spacing w:after="100" w:before="80" w:line="240" w:lineRule="auto"/>
        <w:rPr/>
      </w:pPr>
      <w:r w:rsidDel="00000000" w:rsidR="00000000" w:rsidRPr="00000000">
        <w:rPr>
          <w:rtl w:val="0"/>
        </w:rPr>
        <w:t xml:space="preserve"> </w:t>
      </w:r>
    </w:p>
    <w:p w:rsidR="00000000" w:rsidDel="00000000" w:rsidP="00000000" w:rsidRDefault="00000000" w:rsidRPr="00000000" w14:paraId="0000005B">
      <w:pPr>
        <w:spacing w:after="100" w:before="40" w:line="240" w:lineRule="auto"/>
        <w:jc w:val="both"/>
        <w:rPr>
          <w:color w:val="1a1a2e"/>
        </w:rPr>
      </w:pPr>
      <w:r w:rsidDel="00000000" w:rsidR="00000000" w:rsidRPr="00000000">
        <w:rPr>
          <w:color w:val="1a1a2e"/>
          <w:rtl w:val="0"/>
        </w:rPr>
        <w:t xml:space="preserve">Every lead still had to be entered manually. TeleCRM didn't get data from Instagram, Facebook, or YouTube, even though most business came from those channels. A prospect who messaged at ten in the evening sat unacknowledged until someone at the office happened to see it the next morning. TeleCRM lacked an after-hours capture feature, an automated queue, and a trigger to ensure lead pickup.</w:t>
      </w:r>
    </w:p>
    <w:p w:rsidR="00000000" w:rsidDel="00000000" w:rsidP="00000000" w:rsidRDefault="00000000" w:rsidRPr="00000000" w14:paraId="0000005C">
      <w:pPr>
        <w:spacing w:after="100" w:before="40" w:line="240" w:lineRule="auto"/>
        <w:jc w:val="both"/>
        <w:rPr>
          <w:color w:val="1a1a2e"/>
        </w:rPr>
      </w:pPr>
      <w:r w:rsidDel="00000000" w:rsidR="00000000" w:rsidRPr="00000000">
        <w:rPr>
          <w:color w:val="1a1a2e"/>
          <w:rtl w:val="0"/>
        </w:rPr>
        <w:t xml:space="preserve">TeleCRM and StayFlexy did not integrate. Sales knew nothing about what was happening on the operations side, and operations had no visibility into the sales pipeline. Every handoff between the two was a manual process - someone re-entering information that already existed, somewhere, in another system. Each integration they tried to build between their tools added to the monthly bill, and despite the costs, none of it measurably improved conversion rates or streamlined the communication between sales and operations. None of it measurably improved conversion.</w:t>
      </w:r>
    </w:p>
    <w:p w:rsidR="00000000" w:rsidDel="00000000" w:rsidP="00000000" w:rsidRDefault="00000000" w:rsidRPr="00000000" w14:paraId="0000005D">
      <w:pPr>
        <w:spacing w:after="100" w:before="40" w:line="240" w:lineRule="auto"/>
        <w:jc w:val="both"/>
        <w:rPr>
          <w:color w:val="1a1a2e"/>
        </w:rPr>
      </w:pPr>
      <w:r w:rsidDel="00000000" w:rsidR="00000000" w:rsidRPr="00000000">
        <w:rPr>
          <w:color w:val="1a1a2e"/>
          <w:rtl w:val="0"/>
        </w:rPr>
        <w:t xml:space="preserve">He had not made a bad decision. He had made the only decision available to him, given the circumstances. And he had ended up in a situation that most founders eventually recognise, even if they cannot always articulate it: the CRM had failed to solve the chaos. It formalised it, added a line item to the budget, and made it slightly harder to change.</w:t>
      </w:r>
    </w:p>
    <w:p w:rsidR="00000000" w:rsidDel="00000000" w:rsidP="00000000" w:rsidRDefault="00000000" w:rsidRPr="00000000" w14:paraId="0000005E">
      <w:pPr>
        <w:pStyle w:val="Heading2"/>
        <w:spacing w:line="240" w:lineRule="auto"/>
        <w:rPr/>
      </w:pPr>
      <w:bookmarkStart w:colFirst="0" w:colLast="0" w:name="_93ddail1u2qq" w:id="16"/>
      <w:bookmarkEnd w:id="16"/>
      <w:r w:rsidDel="00000000" w:rsidR="00000000" w:rsidRPr="00000000">
        <w:rPr>
          <w:rtl w:val="0"/>
        </w:rPr>
        <w:t xml:space="preserve">3.2 What Both Stories Are Really About</w:t>
      </w:r>
    </w:p>
    <w:p w:rsidR="00000000" w:rsidDel="00000000" w:rsidP="00000000" w:rsidRDefault="00000000" w:rsidRPr="00000000" w14:paraId="0000005F">
      <w:pPr>
        <w:spacing w:after="100" w:before="40" w:line="240" w:lineRule="auto"/>
        <w:jc w:val="both"/>
        <w:rPr>
          <w:color w:val="1a1a2e"/>
        </w:rPr>
      </w:pPr>
      <w:r w:rsidDel="00000000" w:rsidR="00000000" w:rsidRPr="00000000">
        <w:rPr>
          <w:color w:val="1a1a2e"/>
          <w:rtl w:val="0"/>
        </w:rPr>
        <w:t xml:space="preserve">Sanket is a deeply systematic thinker who built his own infrastructure from scratch and still found the gaps. Pradip (hospitality founder) invested in established tools and ended up worse off than before, indicating that reliance on conventional solutions can sometimes lead to unexpected setbacks in business growth, such as decreased efficiency or missed opportunities for innovation, particularly when these tools do not align with the unique needs of the business or fail to adapt to changing market conditions. They come from different industries, different cities, and different moments in their company's life, yet they share a common challenge in that the system they needed did not exist. But they arrived at the same place.</w:t>
      </w:r>
    </w:p>
    <w:p w:rsidR="00000000" w:rsidDel="00000000" w:rsidP="00000000" w:rsidRDefault="00000000" w:rsidRPr="00000000" w14:paraId="00000060">
      <w:pPr>
        <w:spacing w:after="100" w:before="40" w:line="240" w:lineRule="auto"/>
        <w:jc w:val="both"/>
        <w:rPr>
          <w:color w:val="1a1a2e"/>
        </w:rPr>
      </w:pPr>
      <w:r w:rsidDel="00000000" w:rsidR="00000000" w:rsidRPr="00000000">
        <w:rPr>
          <w:color w:val="1a1a2e"/>
          <w:rtl w:val="0"/>
        </w:rPr>
        <w:t xml:space="preserve">The system they needed did not exist. This was not due to the infeasibility of its construction. But because no one has yet built it for them, for this stage, this kind of team, this particular moment between raw founder-led selling and the first steps toward a scalable revenue operation, they are left without the necessary tools to effectively transition into a more structured sales process.</w:t>
      </w:r>
    </w:p>
    <w:p w:rsidR="00000000" w:rsidDel="00000000" w:rsidP="00000000" w:rsidRDefault="00000000" w:rsidRPr="00000000" w14:paraId="00000061">
      <w:pPr>
        <w:spacing w:after="100" w:before="40" w:line="240" w:lineRule="auto"/>
        <w:jc w:val="both"/>
        <w:rPr/>
      </w:pPr>
      <w:r w:rsidDel="00000000" w:rsidR="00000000" w:rsidRPr="00000000">
        <w:rPr>
          <w:color w:val="1a1a2e"/>
          <w:rtl w:val="0"/>
        </w:rPr>
        <w:t xml:space="preserve">In their words, during hours of conversation, they both identified a short list of missing elements. There was no automated follow-up; every next step depended on an individual rep's memory. There was no unified view of the customer across channels - the same person could be a lead, a contact, and a referral in three different systems simultaneously. There was no way to learn from sales conversations at scale - no recording, no feedback loop, no coaching infrastructure. The existing tools either assumed too much or offered too little, charging for sophistication that created no value.</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10" w:hRule="atLeast"/>
          <w:tblHeader w:val="0"/>
        </w:trPr>
        <w:tc>
          <w:tcPr>
            <w:tcBorders>
              <w:top w:color="000000" w:space="0" w:sz="0" w:val="nil"/>
              <w:left w:color="2e75b6" w:space="0" w:sz="17" w:val="single"/>
              <w:bottom w:color="000000" w:space="0" w:sz="0" w:val="nil"/>
              <w:right w:color="000000" w:space="0" w:sz="0" w:val="nil"/>
            </w:tcBorders>
            <w:shd w:fill="ebf3fb" w:val="clear"/>
            <w:tcMar>
              <w:top w:w="140.0" w:type="dxa"/>
              <w:left w:w="280.0" w:type="dxa"/>
              <w:bottom w:w="140.0" w:type="dxa"/>
              <w:right w:w="240.0" w:type="dxa"/>
            </w:tcMar>
            <w:vAlign w:val="top"/>
          </w:tcPr>
          <w:p w:rsidR="00000000" w:rsidDel="00000000" w:rsidP="00000000" w:rsidRDefault="00000000" w:rsidRPr="00000000" w14:paraId="00000062">
            <w:pPr>
              <w:spacing w:after="240" w:before="240" w:line="240" w:lineRule="auto"/>
              <w:ind w:left="280" w:firstLine="0"/>
              <w:rPr>
                <w:b w:val="1"/>
                <w:bCs w:val="1"/>
                <w:i w:val="1"/>
                <w:iCs w:val="1"/>
                <w:sz w:val="23"/>
                <w:szCs w:val="23"/>
              </w:rPr>
            </w:pPr>
            <w:r w:rsidDel="00000000" w:rsidR="00000000" w:rsidRPr="00000000">
              <w:rPr>
                <w:b w:val="1"/>
                <w:bCs w:val="1"/>
                <w:i w:val="1"/>
                <w:iCs w:val="1"/>
                <w:sz w:val="23"/>
                <w:szCs w:val="23"/>
                <w:rtl w:val="0"/>
              </w:rPr>
              <w:t xml:space="preserve">Both of them were running their sales well. They were running it with the best tools available for this stage of the company. And those tools were not built for this stage of the company, which means they may not effectively address the specific needs and challenges that arise during this phase of growth.</w:t>
            </w:r>
          </w:p>
        </w:tc>
      </w:tr>
    </w:tbl>
    <w:p w:rsidR="00000000" w:rsidDel="00000000" w:rsidP="00000000" w:rsidRDefault="00000000" w:rsidRPr="00000000" w14:paraId="00000063">
      <w:pPr>
        <w:spacing w:after="100" w:before="80" w:line="240" w:lineRule="auto"/>
        <w:rPr/>
      </w:pPr>
      <w:r w:rsidDel="00000000" w:rsidR="00000000" w:rsidRPr="00000000">
        <w:rPr>
          <w:rtl w:val="0"/>
        </w:rPr>
        <w:t xml:space="preserve"> </w:t>
      </w:r>
    </w:p>
    <w:p w:rsidR="00000000" w:rsidDel="00000000" w:rsidP="00000000" w:rsidRDefault="00000000" w:rsidRPr="00000000" w14:paraId="00000064">
      <w:pPr>
        <w:spacing w:after="100" w:before="40" w:line="240" w:lineRule="auto"/>
        <w:jc w:val="both"/>
        <w:rPr>
          <w:color w:val="1a1a2e"/>
        </w:rPr>
      </w:pPr>
      <w:r w:rsidDel="00000000" w:rsidR="00000000" w:rsidRPr="00000000">
        <w:rPr>
          <w:color w:val="1a1a2e"/>
          <w:rtl w:val="0"/>
        </w:rPr>
        <w:t xml:space="preserve">That is the gap. This is not a feature gap within an existing product. A category gap refers to a stage of a company's sales journey that the market has yet to adequately address. The zero-to-one founder is tasked with simultaneously discovering and managing their sales process. The ten-person team, which has gained early traction, must identify and refine its successful strategies before scaling, particularly focusing on establishing a repeatable sales process that can sustain growth and prevent the need for constant rebuilding. This is the crucial juncture between the founder's instinct and the need for a repeatable process, where a well-designed system could mean the difference between creating a durable product and having to start over every year.</w:t>
      </w:r>
    </w:p>
    <w:p w:rsidR="00000000" w:rsidDel="00000000" w:rsidP="00000000" w:rsidRDefault="00000000" w:rsidRPr="00000000" w14:paraId="00000065">
      <w:pPr>
        <w:pStyle w:val="Heading2"/>
        <w:spacing w:line="240" w:lineRule="auto"/>
        <w:rPr/>
      </w:pPr>
      <w:bookmarkStart w:colFirst="0" w:colLast="0" w:name="_udzyn4i989lz" w:id="17"/>
      <w:bookmarkEnd w:id="17"/>
      <w:r w:rsidDel="00000000" w:rsidR="00000000" w:rsidRPr="00000000">
        <w:rPr>
          <w:rtl w:val="0"/>
        </w:rPr>
        <w:t xml:space="preserve">3.3. Problem Statement</w:t>
      </w:r>
    </w:p>
    <w:p w:rsidR="00000000" w:rsidDel="00000000" w:rsidP="00000000" w:rsidRDefault="00000000" w:rsidRPr="00000000" w14:paraId="00000066">
      <w:pPr>
        <w:spacing w:after="60" w:before="240" w:line="240" w:lineRule="auto"/>
        <w:jc w:val="both"/>
        <w:rPr>
          <w:i w:val="1"/>
          <w:iCs w:val="1"/>
          <w:color w:val="2e75b6"/>
        </w:rPr>
      </w:pPr>
      <w:r w:rsidDel="00000000" w:rsidR="00000000" w:rsidRPr="00000000">
        <w:rPr>
          <w:i w:val="1"/>
          <w:iCs w:val="1"/>
          <w:color w:val="2e75b6"/>
          <w:rtl w:val="0"/>
        </w:rPr>
        <w:t xml:space="preserve">Founders Are Losing Deals to a Tool That Was Never Built for Them</w:t>
      </w:r>
    </w:p>
    <w:p w:rsidR="00000000" w:rsidDel="00000000" w:rsidP="00000000" w:rsidRDefault="00000000" w:rsidRPr="00000000" w14:paraId="00000067">
      <w:pPr>
        <w:spacing w:line="240" w:lineRule="auto"/>
        <w:jc w:val="both"/>
        <w:rPr>
          <w:b w:val="1"/>
          <w:bCs w:val="1"/>
          <w:i w:val="1"/>
          <w:iCs w:val="1"/>
        </w:rPr>
      </w:pPr>
      <w:r w:rsidDel="00000000" w:rsidR="00000000" w:rsidRPr="00000000">
        <w:rPr>
          <w:i w:val="1"/>
          <w:iCs w:val="1"/>
          <w:rtl w:val="0"/>
        </w:rPr>
        <w:t xml:space="preserve">Every CRM on the market was designed on the assumption that its users will update it. </w:t>
      </w:r>
      <w:r w:rsidDel="00000000" w:rsidR="00000000" w:rsidRPr="00000000">
        <w:rPr>
          <w:b w:val="1"/>
          <w:bCs w:val="1"/>
          <w:i w:val="1"/>
          <w:iCs w:val="1"/>
          <w:rtl w:val="0"/>
        </w:rPr>
        <w:t xml:space="preserve">For early-stage founders, that assumption is fatal.</w:t>
      </w:r>
    </w:p>
    <w:p w:rsidR="00000000" w:rsidDel="00000000" w:rsidP="00000000" w:rsidRDefault="00000000" w:rsidRPr="00000000" w14:paraId="00000068">
      <w:pPr>
        <w:spacing w:line="240" w:lineRule="auto"/>
        <w:jc w:val="both"/>
        <w:rPr>
          <w:b w:val="1"/>
          <w:bCs w:val="1"/>
        </w:rPr>
      </w:pPr>
      <w:r w:rsidDel="00000000" w:rsidR="00000000" w:rsidRPr="00000000">
        <w:rPr>
          <w:rtl w:val="0"/>
        </w:rPr>
        <w:t xml:space="preserve">The early-stage founder is the company's only salesperson. They carry the entire revenue pipeline in their head and across WhatsApp threads, email chains, LinkedIn DMs, and calendar invites simultaneously, alone, at speed. There is no sales ops team, no CRM admin, no RevOps function. There is only the founder, 150 active conversations, and a Notion template that stopped being updated three weeks ago. </w:t>
      </w:r>
      <w:r w:rsidDel="00000000" w:rsidR="00000000" w:rsidRPr="00000000">
        <w:rPr>
          <w:sz w:val="21"/>
          <w:szCs w:val="21"/>
          <w:rtl w:val="0"/>
        </w:rPr>
        <w:t xml:space="preserve">As a result, </w:t>
      </w:r>
      <w:r w:rsidDel="00000000" w:rsidR="00000000" w:rsidRPr="00000000">
        <w:rPr>
          <w:b w:val="1"/>
          <w:bCs w:val="1"/>
          <w:sz w:val="21"/>
          <w:szCs w:val="21"/>
          <w:rtl w:val="0"/>
        </w:rPr>
        <w:t xml:space="preserve">30–40% of warm leads go dark, pipeline health is overestimated, follow-ups are missed, and revenue is los</w:t>
      </w:r>
      <w:r w:rsidDel="00000000" w:rsidR="00000000" w:rsidRPr="00000000">
        <w:rPr>
          <w:rtl w:val="0"/>
        </w:rPr>
        <w:t xml:space="preserve">t, not because founders are undisciplined, but because no product has ever been built that captures, organises, and acts on their sales conversations </w:t>
      </w:r>
      <w:r w:rsidDel="00000000" w:rsidR="00000000" w:rsidRPr="00000000">
        <w:rPr>
          <w:b w:val="1"/>
          <w:bCs w:val="1"/>
          <w:rtl w:val="0"/>
        </w:rPr>
        <w:t xml:space="preserve">without requiring them to stop selling to do it.</w:t>
      </w:r>
    </w:p>
    <w:p w:rsidR="00000000" w:rsidDel="00000000" w:rsidP="00000000" w:rsidRDefault="00000000" w:rsidRPr="00000000" w14:paraId="00000069">
      <w:pPr>
        <w:spacing w:line="240" w:lineRule="auto"/>
        <w:jc w:val="both"/>
        <w:rPr/>
      </w:pP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rPr>
          <w:rtl w:val="0"/>
        </w:rPr>
        <w:t xml:space="preserve">Globally, over </w:t>
      </w:r>
      <w:r w:rsidDel="00000000" w:rsidR="00000000" w:rsidRPr="00000000">
        <w:rPr>
          <w:b w:val="1"/>
          <w:bCs w:val="1"/>
          <w:rtl w:val="0"/>
        </w:rPr>
        <w:t xml:space="preserve">50 million startups</w:t>
      </w:r>
      <w:r w:rsidDel="00000000" w:rsidR="00000000" w:rsidRPr="00000000">
        <w:rPr>
          <w:rtl w:val="0"/>
        </w:rPr>
        <w:t xml:space="preserve"> are launched each year. The average seed-stage team in 2025 has just </w:t>
      </w:r>
      <w:r w:rsidDel="00000000" w:rsidR="00000000" w:rsidRPr="00000000">
        <w:rPr>
          <w:b w:val="1"/>
          <w:bCs w:val="1"/>
          <w:rtl w:val="0"/>
        </w:rPr>
        <w:t xml:space="preserve">6 employees</w:t>
      </w:r>
      <w:r w:rsidDel="00000000" w:rsidR="00000000" w:rsidRPr="00000000">
        <w:rPr>
          <w:rtl w:val="0"/>
        </w:rPr>
        <w:t xml:space="preserve"> down from 10 in 2021. In 35% of those startups, the founder is </w:t>
      </w:r>
      <w:r w:rsidDel="00000000" w:rsidR="00000000" w:rsidRPr="00000000">
        <w:rPr>
          <w:b w:val="1"/>
          <w:bCs w:val="1"/>
          <w:rtl w:val="0"/>
        </w:rPr>
        <w:t xml:space="preserve">solo</w:t>
      </w:r>
      <w:r w:rsidDel="00000000" w:rsidR="00000000" w:rsidRPr="00000000">
        <w:rPr>
          <w:rtl w:val="0"/>
        </w:rPr>
        <w:t xml:space="preserve">. Sales is not a department. It is the founder's entire Tuesday.</w:t>
      </w:r>
    </w:p>
    <w:p w:rsidR="00000000" w:rsidDel="00000000" w:rsidP="00000000" w:rsidRDefault="00000000" w:rsidRPr="00000000" w14:paraId="0000006B">
      <w:pPr>
        <w:spacing w:line="240" w:lineRule="auto"/>
        <w:jc w:val="both"/>
        <w:rPr/>
      </w:pPr>
      <w:r w:rsidDel="00000000" w:rsidR="00000000" w:rsidRPr="00000000">
        <w:rPr>
          <w:rtl w:val="0"/>
        </w:rPr>
      </w:r>
    </w:p>
    <w:p w:rsidR="00000000" w:rsidDel="00000000" w:rsidP="00000000" w:rsidRDefault="00000000" w:rsidRPr="00000000" w14:paraId="0000006C">
      <w:pPr>
        <w:spacing w:line="240" w:lineRule="auto"/>
        <w:jc w:val="center"/>
        <w:rPr/>
      </w:pPr>
      <w:r w:rsidDel="00000000" w:rsidR="00000000" w:rsidRPr="00000000">
        <w:rPr/>
        <w:drawing>
          <wp:inline distB="114300" distT="114300" distL="114300" distR="114300">
            <wp:extent cx="5943600" cy="776885"/>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7768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 w:before="20" w:line="240" w:lineRule="auto"/>
        <w:jc w:val="both"/>
        <w:rPr>
          <w:b w:val="1"/>
          <w:bCs w:val="1"/>
        </w:rPr>
      </w:pPr>
      <w:r w:rsidDel="00000000" w:rsidR="00000000" w:rsidRPr="00000000">
        <w:rPr>
          <w:rtl w:val="0"/>
        </w:rPr>
      </w:r>
    </w:p>
    <w:p w:rsidR="00000000" w:rsidDel="00000000" w:rsidP="00000000" w:rsidRDefault="00000000" w:rsidRPr="00000000" w14:paraId="0000006E">
      <w:pPr>
        <w:pStyle w:val="Heading3"/>
        <w:spacing w:line="240" w:lineRule="auto"/>
        <w:rPr>
          <w:color w:val="2e75b6"/>
        </w:rPr>
      </w:pPr>
      <w:bookmarkStart w:colFirst="0" w:colLast="0" w:name="_cx5sidod7wz8" w:id="18"/>
      <w:bookmarkEnd w:id="18"/>
      <w:r w:rsidDel="00000000" w:rsidR="00000000" w:rsidRPr="00000000">
        <w:rPr>
          <w:color w:val="2e75b6"/>
          <w:rtl w:val="0"/>
        </w:rPr>
        <w:t xml:space="preserve">3.3.1 The Failure Modes</w:t>
      </w:r>
    </w:p>
    <w:p w:rsidR="00000000" w:rsidDel="00000000" w:rsidP="00000000" w:rsidRDefault="00000000" w:rsidRPr="00000000" w14:paraId="0000006F">
      <w:pPr>
        <w:pStyle w:val="Heading3"/>
        <w:spacing w:after="20" w:before="20" w:line="240" w:lineRule="auto"/>
        <w:jc w:val="both"/>
        <w:rPr/>
      </w:pPr>
      <w:bookmarkStart w:colFirst="0" w:colLast="0" w:name="_lxy9hbgjv6dq" w:id="19"/>
      <w:bookmarkEnd w:id="19"/>
      <w:r w:rsidDel="00000000" w:rsidR="00000000" w:rsidRPr="00000000">
        <w:rPr>
          <w:rtl w:val="0"/>
        </w:rPr>
      </w:r>
    </w:p>
    <w:p w:rsidR="00000000" w:rsidDel="00000000" w:rsidP="00000000" w:rsidRDefault="00000000" w:rsidRPr="00000000" w14:paraId="00000070">
      <w:pPr>
        <w:spacing w:after="20" w:before="20" w:line="240" w:lineRule="auto"/>
        <w:jc w:val="both"/>
        <w:rPr/>
      </w:pPr>
      <w:r w:rsidDel="00000000" w:rsidR="00000000" w:rsidRPr="00000000">
        <w:rPr>
          <w:rtl w:val="0"/>
        </w:rPr>
        <w:t xml:space="preserve">The breakdown is not a failure of the founder's work ethic or discipline. It is a structural mismatch between the tool's design contract and the user's reality.</w:t>
      </w:r>
    </w:p>
    <w:p w:rsidR="00000000" w:rsidDel="00000000" w:rsidP="00000000" w:rsidRDefault="00000000" w:rsidRPr="00000000" w14:paraId="00000071">
      <w:pPr>
        <w:spacing w:after="20" w:before="20" w:line="240" w:lineRule="auto"/>
        <w:jc w:val="both"/>
        <w:rPr>
          <w:b w:val="1"/>
          <w:bCs w:val="1"/>
        </w:rPr>
      </w:pPr>
      <w:commentRangeStart w:id="1"/>
      <w:r w:rsidDel="00000000" w:rsidR="00000000" w:rsidRPr="00000000">
        <w:rPr>
          <w:b w:val="1"/>
          <w:bCs w:val="1"/>
          <w:rtl w:val="0"/>
        </w:rPr>
        <w:t xml:space="preserve">The market offers two options, both wrong. </w:t>
      </w:r>
    </w:p>
    <w:p w:rsidR="00000000" w:rsidDel="00000000" w:rsidP="00000000" w:rsidRDefault="00000000" w:rsidRPr="00000000" w14:paraId="00000072">
      <w:pPr>
        <w:spacing w:after="20" w:before="20" w:line="240" w:lineRule="auto"/>
        <w:jc w:val="both"/>
        <w:rPr/>
      </w:pPr>
      <w:r w:rsidDel="00000000" w:rsidR="00000000" w:rsidRPr="00000000">
        <w:rPr>
          <w:b w:val="1"/>
          <w:bCs w:val="1"/>
          <w:rtl w:val="0"/>
        </w:rPr>
        <w:t xml:space="preserve">1) Enterprise CRMs</w:t>
      </w:r>
      <w:r w:rsidDel="00000000" w:rsidR="00000000" w:rsidRPr="00000000">
        <w:rPr>
          <w:rtl w:val="0"/>
        </w:rPr>
        <w:t xml:space="preserve"> (Salesforce, HubSpot, Zoho) are powerful but demand dedicated setup time, a team to populate them, and a minimum of 3 hours per week of manual upkeep,  resources a founder does not have. </w:t>
      </w:r>
    </w:p>
    <w:p w:rsidR="00000000" w:rsidDel="00000000" w:rsidP="00000000" w:rsidRDefault="00000000" w:rsidRPr="00000000" w14:paraId="00000073">
      <w:pPr>
        <w:spacing w:after="20" w:before="20" w:line="240" w:lineRule="auto"/>
        <w:jc w:val="both"/>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Lightweight CRMs</w:t>
      </w:r>
      <w:r w:rsidDel="00000000" w:rsidR="00000000" w:rsidRPr="00000000">
        <w:rPr>
          <w:rtl w:val="0"/>
        </w:rPr>
        <w:t xml:space="preserve"> (Pipedrive, Folk, Notion templates) are easy to set up but offer no intelligence, they are spreadsheets with better design.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4">
      <w:pPr>
        <w:spacing w:after="20" w:before="20" w:line="240" w:lineRule="auto"/>
        <w:jc w:val="both"/>
        <w:rPr>
          <w:b w:val="1"/>
          <w:bCs w:val="1"/>
        </w:rPr>
      </w:pPr>
      <w:r w:rsidDel="00000000" w:rsidR="00000000" w:rsidRPr="00000000">
        <w:rPr>
          <w:rtl w:val="0"/>
        </w:rPr>
        <w:t xml:space="preserve">Neither category has solved the core problem: </w:t>
      </w:r>
      <w:r w:rsidDel="00000000" w:rsidR="00000000" w:rsidRPr="00000000">
        <w:rPr>
          <w:b w:val="1"/>
          <w:bCs w:val="1"/>
          <w:rtl w:val="0"/>
        </w:rPr>
        <w:t xml:space="preserve">zero-friction, automatic capture of multi-channel conversations into a live, intelligent pipeline.</w:t>
      </w:r>
    </w:p>
    <w:p w:rsidR="00000000" w:rsidDel="00000000" w:rsidP="00000000" w:rsidRDefault="00000000" w:rsidRPr="00000000" w14:paraId="00000075">
      <w:pPr>
        <w:spacing w:after="20" w:before="20" w:line="240" w:lineRule="auto"/>
        <w:jc w:val="both"/>
        <w:rPr>
          <w:b w:val="1"/>
          <w:bCs w:val="1"/>
        </w:rPr>
      </w:pPr>
      <w:r w:rsidDel="00000000" w:rsidR="00000000" w:rsidRPr="00000000">
        <w:rPr>
          <w:rtl w:val="0"/>
        </w:rPr>
      </w:r>
    </w:p>
    <w:p w:rsidR="00000000" w:rsidDel="00000000" w:rsidP="00000000" w:rsidRDefault="00000000" w:rsidRPr="00000000" w14:paraId="00000076">
      <w:pPr>
        <w:spacing w:after="20" w:before="20" w:line="240" w:lineRule="auto"/>
        <w:jc w:val="both"/>
        <w:rPr>
          <w:b w:val="1"/>
          <w:bCs w:val="1"/>
        </w:rPr>
      </w:pPr>
      <w:r w:rsidDel="00000000" w:rsidR="00000000" w:rsidRPr="00000000">
        <w:rPr>
          <w:rtl w:val="0"/>
        </w:rPr>
        <w:t xml:space="preserve">The abandonment pattern is identical across all tools: the founder sets it up during a quiet week, uses it for 2–4 weeks, gets busy closing, stops updating it, and the CRM becomes fiction.</w:t>
      </w:r>
      <w:r w:rsidDel="00000000" w:rsidR="00000000" w:rsidRPr="00000000">
        <w:rPr>
          <w:b w:val="1"/>
          <w:bCs w:val="1"/>
          <w:rtl w:val="0"/>
        </w:rPr>
        <w:t xml:space="preserve"> Not because the founder failed because the tool demanded a behaviour the founder cannot sustain.</w:t>
      </w:r>
    </w:p>
    <w:p w:rsidR="00000000" w:rsidDel="00000000" w:rsidP="00000000" w:rsidRDefault="00000000" w:rsidRPr="00000000" w14:paraId="00000077">
      <w:pPr>
        <w:pStyle w:val="Heading1"/>
        <w:spacing w:after="240" w:before="400" w:line="240" w:lineRule="auto"/>
        <w:ind w:left="0" w:firstLine="0"/>
        <w:rPr>
          <w:b w:val="0"/>
          <w:bCs w:val="0"/>
        </w:rPr>
      </w:pPr>
      <w:bookmarkStart w:colFirst="0" w:colLast="0" w:name="_inv8imwcqgxp" w:id="20"/>
      <w:bookmarkEnd w:id="20"/>
      <w:r w:rsidDel="00000000" w:rsidR="00000000" w:rsidRPr="00000000">
        <w:rPr>
          <w:rtl w:val="0"/>
        </w:rPr>
        <w:t xml:space="preserve">4. Current</w:t>
      </w:r>
      <w:r w:rsidDel="00000000" w:rsidR="00000000" w:rsidRPr="00000000">
        <w:rPr>
          <w:b w:val="0"/>
          <w:bCs w:val="0"/>
          <w:rtl w:val="0"/>
        </w:rPr>
        <w:t xml:space="preserve"> </w:t>
      </w:r>
      <w:r w:rsidDel="00000000" w:rsidR="00000000" w:rsidRPr="00000000">
        <w:rPr>
          <w:rtl w:val="0"/>
        </w:rPr>
        <w:t xml:space="preserve">sales workflow of early stage founders</w:t>
      </w:r>
      <w:r w:rsidDel="00000000" w:rsidR="00000000" w:rsidRPr="00000000">
        <w:rPr>
          <w:rtl w:val="0"/>
        </w:rPr>
      </w:r>
    </w:p>
    <w:p w:rsidR="00000000" w:rsidDel="00000000" w:rsidP="00000000" w:rsidRDefault="00000000" w:rsidRPr="00000000" w14:paraId="00000078">
      <w:pPr>
        <w:spacing w:after="100" w:line="240" w:lineRule="auto"/>
        <w:rPr>
          <w:color w:val="1a1a1a"/>
        </w:rPr>
      </w:pPr>
      <w:r w:rsidDel="00000000" w:rsidR="00000000" w:rsidRPr="00000000">
        <w:rPr>
          <w:color w:val="1a1a1a"/>
          <w:rtl w:val="0"/>
        </w:rPr>
        <w:t xml:space="preserve">Most early-stage founders have no formal sales process. Instead, they operate in a reactive, relationship-driven mode where deals surface through personal networks and are tracked informally. The typical ESF sales journey looks like this:</w:t>
      </w:r>
    </w:p>
    <w:tbl>
      <w:tblPr>
        <w:tblStyle w:val="Table5"/>
        <w:tblW w:w="10875.0" w:type="dxa"/>
        <w:jc w:val="left"/>
        <w:tblInd w:w="-75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65"/>
        <w:gridCol w:w="2040"/>
        <w:gridCol w:w="2799.0000000000005"/>
        <w:gridCol w:w="2360.9999999999995"/>
        <w:tblGridChange w:id="0">
          <w:tblGrid>
            <w:gridCol w:w="1710"/>
            <w:gridCol w:w="1965"/>
            <w:gridCol w:w="2040"/>
            <w:gridCol w:w="2799.0000000000005"/>
            <w:gridCol w:w="2360.9999999999995"/>
          </w:tblGrid>
        </w:tblGridChange>
      </w:tblGrid>
      <w:tr>
        <w:trPr>
          <w:cantSplit w:val="0"/>
          <w:trHeight w:val="315" w:hRule="atLeast"/>
          <w:tblHeader w:val="0"/>
        </w:trPr>
        <w:tc>
          <w:tcPr>
            <w:tcBorders>
              <w:top w:color="b9d0e8" w:space="0" w:sz="6" w:val="single"/>
              <w:left w:color="b9d0e8" w:space="0" w:sz="6" w:val="single"/>
              <w:bottom w:color="b9d0e8" w:space="0" w:sz="6" w:val="single"/>
              <w:right w:color="b9d0e8"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79">
            <w:pPr>
              <w:spacing w:line="240" w:lineRule="auto"/>
              <w:rPr>
                <w:b w:val="1"/>
                <w:bCs w:val="1"/>
                <w:color w:val="ffffff"/>
                <w:sz w:val="17"/>
                <w:szCs w:val="17"/>
              </w:rPr>
            </w:pPr>
            <w:r w:rsidDel="00000000" w:rsidR="00000000" w:rsidRPr="00000000">
              <w:rPr>
                <w:b w:val="1"/>
                <w:bCs w:val="1"/>
                <w:color w:val="ffffff"/>
                <w:sz w:val="17"/>
                <w:szCs w:val="17"/>
                <w:rtl w:val="0"/>
              </w:rPr>
              <w:t xml:space="preserve">Stage</w:t>
            </w:r>
          </w:p>
        </w:tc>
        <w:tc>
          <w:tcPr>
            <w:tcBorders>
              <w:top w:color="b9d0e8" w:space="0" w:sz="6" w:val="single"/>
              <w:left w:color="b9d0e8" w:space="0" w:sz="6" w:val="single"/>
              <w:bottom w:color="b9d0e8" w:space="0" w:sz="6" w:val="single"/>
              <w:right w:color="b9d0e8"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7A">
            <w:pPr>
              <w:spacing w:line="240" w:lineRule="auto"/>
              <w:rPr>
                <w:b w:val="1"/>
                <w:bCs w:val="1"/>
                <w:color w:val="ffffff"/>
                <w:sz w:val="17"/>
                <w:szCs w:val="17"/>
              </w:rPr>
            </w:pPr>
            <w:r w:rsidDel="00000000" w:rsidR="00000000" w:rsidRPr="00000000">
              <w:rPr>
                <w:b w:val="1"/>
                <w:bCs w:val="1"/>
                <w:color w:val="ffffff"/>
                <w:sz w:val="17"/>
                <w:szCs w:val="17"/>
                <w:rtl w:val="0"/>
              </w:rPr>
              <w:t xml:space="preserve">What Happens</w:t>
            </w:r>
          </w:p>
        </w:tc>
        <w:tc>
          <w:tcPr>
            <w:tcBorders>
              <w:top w:color="b9d0e8" w:space="0" w:sz="6" w:val="single"/>
              <w:left w:color="b9d0e8" w:space="0" w:sz="6" w:val="single"/>
              <w:bottom w:color="b9d0e8" w:space="0" w:sz="6" w:val="single"/>
              <w:right w:color="b9d0e8"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7B">
            <w:pPr>
              <w:spacing w:line="240" w:lineRule="auto"/>
              <w:rPr>
                <w:b w:val="1"/>
                <w:bCs w:val="1"/>
                <w:color w:val="ffffff"/>
                <w:sz w:val="17"/>
                <w:szCs w:val="17"/>
              </w:rPr>
            </w:pPr>
            <w:r w:rsidDel="00000000" w:rsidR="00000000" w:rsidRPr="00000000">
              <w:rPr>
                <w:b w:val="1"/>
                <w:bCs w:val="1"/>
                <w:color w:val="ffffff"/>
                <w:sz w:val="17"/>
                <w:szCs w:val="17"/>
                <w:rtl w:val="0"/>
              </w:rPr>
              <w:t xml:space="preserve">How Founders do It</w:t>
            </w:r>
          </w:p>
        </w:tc>
        <w:tc>
          <w:tcPr>
            <w:tcBorders>
              <w:top w:color="b9d0e8" w:space="0" w:sz="6" w:val="single"/>
              <w:left w:color="b9d0e8" w:space="0" w:sz="6" w:val="single"/>
              <w:bottom w:color="b9d0e8" w:space="0" w:sz="6" w:val="single"/>
              <w:right w:color="b9d0e8"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7C">
            <w:pPr>
              <w:spacing w:line="240" w:lineRule="auto"/>
              <w:rPr>
                <w:b w:val="1"/>
                <w:bCs w:val="1"/>
                <w:color w:val="ffffff"/>
                <w:sz w:val="17"/>
                <w:szCs w:val="17"/>
              </w:rPr>
            </w:pPr>
            <w:r w:rsidDel="00000000" w:rsidR="00000000" w:rsidRPr="00000000">
              <w:rPr>
                <w:b w:val="1"/>
                <w:bCs w:val="1"/>
                <w:color w:val="ffffff"/>
                <w:sz w:val="17"/>
                <w:szCs w:val="17"/>
                <w:rtl w:val="0"/>
              </w:rPr>
              <w:t xml:space="preserve">Tools Used</w:t>
            </w:r>
          </w:p>
        </w:tc>
        <w:tc>
          <w:tcPr>
            <w:tcBorders>
              <w:top w:color="b9d0e8" w:space="0" w:sz="6" w:val="single"/>
              <w:left w:color="b9d0e8" w:space="0" w:sz="6" w:val="single"/>
              <w:bottom w:color="b9d0e8" w:space="0" w:sz="6" w:val="single"/>
              <w:right w:color="b9d0e8" w:space="0" w:sz="6" w:val="single"/>
            </w:tcBorders>
            <w:shd w:fill="193c66" w:val="clear"/>
            <w:tcMar>
              <w:top w:w="60.0" w:type="dxa"/>
              <w:left w:w="60.0" w:type="dxa"/>
              <w:bottom w:w="60.0" w:type="dxa"/>
              <w:right w:w="60.0" w:type="dxa"/>
            </w:tcMar>
            <w:vAlign w:val="center"/>
          </w:tcPr>
          <w:p w:rsidR="00000000" w:rsidDel="00000000" w:rsidP="00000000" w:rsidRDefault="00000000" w:rsidRPr="00000000" w14:paraId="0000007D">
            <w:pPr>
              <w:spacing w:line="240" w:lineRule="auto"/>
              <w:rPr>
                <w:b w:val="1"/>
                <w:bCs w:val="1"/>
                <w:color w:val="ffffff"/>
                <w:sz w:val="17"/>
                <w:szCs w:val="17"/>
              </w:rPr>
            </w:pPr>
            <w:r w:rsidDel="00000000" w:rsidR="00000000" w:rsidRPr="00000000">
              <w:rPr>
                <w:b w:val="1"/>
                <w:bCs w:val="1"/>
                <w:color w:val="ffffff"/>
                <w:sz w:val="17"/>
                <w:szCs w:val="17"/>
                <w:rtl w:val="0"/>
              </w:rPr>
              <w:t xml:space="preserve">Goal</w:t>
            </w:r>
          </w:p>
        </w:tc>
      </w:tr>
      <w:tr>
        <w:trPr>
          <w:cantSplit w:val="0"/>
          <w:trHeight w:val="615"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Lead Discovery</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F">
            <w:pPr>
              <w:spacing w:line="240" w:lineRule="auto"/>
              <w:rPr>
                <w:color w:val="141322"/>
                <w:sz w:val="20"/>
                <w:szCs w:val="20"/>
              </w:rPr>
            </w:pPr>
            <w:r w:rsidDel="00000000" w:rsidR="00000000" w:rsidRPr="00000000">
              <w:rPr>
                <w:color w:val="141322"/>
                <w:sz w:val="20"/>
                <w:szCs w:val="20"/>
                <w:rtl w:val="0"/>
              </w:rPr>
              <w:t xml:space="preserve">Finding potential customers via referrals, ads, DMs, cold outreach</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0">
            <w:pPr>
              <w:spacing w:line="240" w:lineRule="auto"/>
              <w:rPr>
                <w:color w:val="141322"/>
                <w:sz w:val="20"/>
                <w:szCs w:val="20"/>
              </w:rPr>
            </w:pPr>
            <w:r w:rsidDel="00000000" w:rsidR="00000000" w:rsidRPr="00000000">
              <w:rPr>
                <w:color w:val="141322"/>
                <w:sz w:val="20"/>
                <w:szCs w:val="20"/>
                <w:rtl w:val="0"/>
              </w:rPr>
              <w:t xml:space="preserve">Referrals, LinkedIn DMs, cold WhatsApp messages, events</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1">
            <w:pPr>
              <w:spacing w:line="240" w:lineRule="auto"/>
              <w:rPr>
                <w:i w:val="1"/>
                <w:iCs w:val="1"/>
                <w:color w:val="434343"/>
                <w:sz w:val="20"/>
                <w:szCs w:val="20"/>
              </w:rPr>
            </w:pPr>
            <w:r w:rsidDel="00000000" w:rsidR="00000000" w:rsidRPr="00000000">
              <w:rPr>
                <w:i w:val="1"/>
                <w:iCs w:val="1"/>
                <w:color w:val="434343"/>
                <w:sz w:val="20"/>
                <w:szCs w:val="20"/>
                <w:rtl w:val="0"/>
              </w:rPr>
              <w:t xml:space="preserve">WhatsApp, LinkedIn, Instagram</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2">
            <w:pPr>
              <w:spacing w:line="240" w:lineRule="auto"/>
              <w:rPr>
                <w:b w:val="1"/>
                <w:bCs w:val="1"/>
                <w:color w:val="2560a7"/>
                <w:sz w:val="20"/>
                <w:szCs w:val="20"/>
              </w:rPr>
            </w:pPr>
            <w:r w:rsidDel="00000000" w:rsidR="00000000" w:rsidRPr="00000000">
              <w:rPr>
                <w:b w:val="1"/>
                <w:bCs w:val="1"/>
                <w:color w:val="2560a7"/>
                <w:sz w:val="20"/>
                <w:szCs w:val="20"/>
                <w:rtl w:val="0"/>
              </w:rPr>
              <w:t xml:space="preserve">Identify prospects</w:t>
            </w:r>
          </w:p>
        </w:tc>
      </w:tr>
      <w:tr>
        <w:trPr>
          <w:cantSplit w:val="0"/>
          <w:trHeight w:val="615"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Qualification</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84">
            <w:pPr>
              <w:spacing w:line="240" w:lineRule="auto"/>
              <w:rPr>
                <w:color w:val="141322"/>
                <w:sz w:val="20"/>
                <w:szCs w:val="20"/>
              </w:rPr>
            </w:pPr>
            <w:r w:rsidDel="00000000" w:rsidR="00000000" w:rsidRPr="00000000">
              <w:rPr>
                <w:color w:val="141322"/>
                <w:sz w:val="20"/>
                <w:szCs w:val="20"/>
                <w:rtl w:val="0"/>
              </w:rPr>
              <w:t xml:space="preserve">Check if they actually need the product and can pay</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85">
            <w:pPr>
              <w:spacing w:line="240" w:lineRule="auto"/>
              <w:rPr>
                <w:color w:val="141322"/>
                <w:sz w:val="20"/>
                <w:szCs w:val="20"/>
              </w:rPr>
            </w:pPr>
            <w:r w:rsidDel="00000000" w:rsidR="00000000" w:rsidRPr="00000000">
              <w:rPr>
                <w:color w:val="141322"/>
                <w:sz w:val="20"/>
                <w:szCs w:val="20"/>
                <w:rtl w:val="0"/>
              </w:rPr>
              <w:t xml:space="preserve">Voice calls, WhatsApp messages, cold email to gauge fit</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86">
            <w:pPr>
              <w:spacing w:line="240" w:lineRule="auto"/>
              <w:rPr>
                <w:i w:val="1"/>
                <w:iCs w:val="1"/>
                <w:color w:val="434343"/>
                <w:sz w:val="20"/>
                <w:szCs w:val="20"/>
              </w:rPr>
            </w:pPr>
            <w:r w:rsidDel="00000000" w:rsidR="00000000" w:rsidRPr="00000000">
              <w:rPr>
                <w:i w:val="1"/>
                <w:iCs w:val="1"/>
                <w:color w:val="434343"/>
                <w:sz w:val="20"/>
                <w:szCs w:val="20"/>
                <w:rtl w:val="0"/>
              </w:rPr>
              <w:t xml:space="preserve">Phone, WhatsApp, Gmail</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center"/>
          </w:tcPr>
          <w:p w:rsidR="00000000" w:rsidDel="00000000" w:rsidP="00000000" w:rsidRDefault="00000000" w:rsidRPr="00000000" w14:paraId="00000087">
            <w:pPr>
              <w:spacing w:line="240" w:lineRule="auto"/>
              <w:rPr>
                <w:b w:val="1"/>
                <w:bCs w:val="1"/>
                <w:color w:val="2560a7"/>
                <w:sz w:val="20"/>
                <w:szCs w:val="20"/>
              </w:rPr>
            </w:pPr>
            <w:r w:rsidDel="00000000" w:rsidR="00000000" w:rsidRPr="00000000">
              <w:rPr>
                <w:b w:val="1"/>
                <w:bCs w:val="1"/>
                <w:color w:val="2560a7"/>
                <w:sz w:val="20"/>
                <w:szCs w:val="20"/>
                <w:rtl w:val="0"/>
              </w:rPr>
              <w:t xml:space="preserve">Avoid wasting time</w:t>
            </w:r>
          </w:p>
        </w:tc>
      </w:tr>
      <w:tr>
        <w:trPr>
          <w:cantSplit w:val="0"/>
          <w:trHeight w:val="615"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First Conversation</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9">
            <w:pPr>
              <w:spacing w:line="240" w:lineRule="auto"/>
              <w:rPr>
                <w:color w:val="141322"/>
                <w:sz w:val="20"/>
                <w:szCs w:val="20"/>
              </w:rPr>
            </w:pPr>
            <w:r w:rsidDel="00000000" w:rsidR="00000000" w:rsidRPr="00000000">
              <w:rPr>
                <w:color w:val="141322"/>
                <w:sz w:val="20"/>
                <w:szCs w:val="20"/>
                <w:rtl w:val="0"/>
              </w:rPr>
              <w:t xml:space="preserve">Demo, call, or chat to explain value</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A">
            <w:pPr>
              <w:spacing w:line="240" w:lineRule="auto"/>
              <w:rPr>
                <w:color w:val="141322"/>
                <w:sz w:val="20"/>
                <w:szCs w:val="20"/>
              </w:rPr>
            </w:pPr>
            <w:r w:rsidDel="00000000" w:rsidR="00000000" w:rsidRPr="00000000">
              <w:rPr>
                <w:color w:val="141322"/>
                <w:sz w:val="20"/>
                <w:szCs w:val="20"/>
                <w:rtl w:val="0"/>
              </w:rPr>
              <w:t xml:space="preserve">Demo over call/Zoom or WhatsApp voice note; informal pitch</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B">
            <w:pPr>
              <w:spacing w:line="240" w:lineRule="auto"/>
              <w:rPr>
                <w:i w:val="1"/>
                <w:iCs w:val="1"/>
                <w:color w:val="434343"/>
                <w:sz w:val="20"/>
                <w:szCs w:val="20"/>
              </w:rPr>
            </w:pPr>
            <w:r w:rsidDel="00000000" w:rsidR="00000000" w:rsidRPr="00000000">
              <w:rPr>
                <w:i w:val="1"/>
                <w:iCs w:val="1"/>
                <w:color w:val="434343"/>
                <w:sz w:val="20"/>
                <w:szCs w:val="20"/>
                <w:rtl w:val="0"/>
              </w:rPr>
              <w:t xml:space="preserve">Zoom, Phone, WhatsApp</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8C">
            <w:pPr>
              <w:spacing w:line="240" w:lineRule="auto"/>
              <w:rPr>
                <w:b w:val="1"/>
                <w:bCs w:val="1"/>
                <w:color w:val="2560a7"/>
                <w:sz w:val="20"/>
                <w:szCs w:val="20"/>
              </w:rPr>
            </w:pPr>
            <w:r w:rsidDel="00000000" w:rsidR="00000000" w:rsidRPr="00000000">
              <w:rPr>
                <w:b w:val="1"/>
                <w:bCs w:val="1"/>
                <w:color w:val="2560a7"/>
                <w:sz w:val="20"/>
                <w:szCs w:val="20"/>
                <w:rtl w:val="0"/>
              </w:rPr>
              <w:t xml:space="preserve">Generate interest</w:t>
            </w:r>
          </w:p>
        </w:tc>
      </w:tr>
      <w:tr>
        <w:trPr>
          <w:cantSplit w:val="0"/>
          <w:trHeight w:val="615"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Follow-ups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8E">
            <w:pPr>
              <w:spacing w:line="240" w:lineRule="auto"/>
              <w:rPr>
                <w:color w:val="141322"/>
                <w:sz w:val="20"/>
                <w:szCs w:val="20"/>
              </w:rPr>
            </w:pPr>
            <w:r w:rsidDel="00000000" w:rsidR="00000000" w:rsidRPr="00000000">
              <w:rPr>
                <w:color w:val="141322"/>
                <w:sz w:val="20"/>
                <w:szCs w:val="20"/>
                <w:rtl w:val="0"/>
              </w:rPr>
              <w:t xml:space="preserve">Answer questions, handle objections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8F">
            <w:pPr>
              <w:spacing w:line="240" w:lineRule="auto"/>
              <w:rPr>
                <w:color w:val="141322"/>
                <w:sz w:val="20"/>
                <w:szCs w:val="20"/>
              </w:rPr>
            </w:pPr>
            <w:r w:rsidDel="00000000" w:rsidR="00000000" w:rsidRPr="00000000">
              <w:rPr>
                <w:color w:val="141322"/>
                <w:sz w:val="20"/>
                <w:szCs w:val="20"/>
                <w:rtl w:val="0"/>
              </w:rPr>
              <w:t xml:space="preserve">Manual reminders, memory, sticky notes; WhatsApp check-ins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90">
            <w:pPr>
              <w:spacing w:line="240" w:lineRule="auto"/>
              <w:rPr>
                <w:i w:val="1"/>
                <w:iCs w:val="1"/>
                <w:color w:val="434343"/>
                <w:sz w:val="20"/>
                <w:szCs w:val="20"/>
              </w:rPr>
            </w:pPr>
            <w:r w:rsidDel="00000000" w:rsidR="00000000" w:rsidRPr="00000000">
              <w:rPr>
                <w:i w:val="1"/>
                <w:iCs w:val="1"/>
                <w:color w:val="434343"/>
                <w:sz w:val="20"/>
                <w:szCs w:val="20"/>
                <w:rtl w:val="0"/>
              </w:rPr>
              <w:t xml:space="preserve">Calendar reminders, WhatsApp</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center"/>
          </w:tcPr>
          <w:p w:rsidR="00000000" w:rsidDel="00000000" w:rsidP="00000000" w:rsidRDefault="00000000" w:rsidRPr="00000000" w14:paraId="00000091">
            <w:pPr>
              <w:spacing w:line="240" w:lineRule="auto"/>
              <w:rPr>
                <w:b w:val="1"/>
                <w:bCs w:val="1"/>
                <w:color w:val="2560a7"/>
                <w:sz w:val="20"/>
                <w:szCs w:val="20"/>
              </w:rPr>
            </w:pPr>
            <w:r w:rsidDel="00000000" w:rsidR="00000000" w:rsidRPr="00000000">
              <w:rPr>
                <w:b w:val="1"/>
                <w:bCs w:val="1"/>
                <w:color w:val="2560a7"/>
                <w:sz w:val="20"/>
                <w:szCs w:val="20"/>
                <w:rtl w:val="0"/>
              </w:rPr>
              <w:t xml:space="preserve">Build trust</w:t>
            </w:r>
          </w:p>
        </w:tc>
      </w:tr>
      <w:tr>
        <w:trPr>
          <w:cantSplit w:val="0"/>
          <w:trHeight w:val="450"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Proposal</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3">
            <w:pPr>
              <w:spacing w:line="240" w:lineRule="auto"/>
              <w:rPr>
                <w:color w:val="141322"/>
                <w:sz w:val="20"/>
                <w:szCs w:val="20"/>
              </w:rPr>
            </w:pPr>
            <w:r w:rsidDel="00000000" w:rsidR="00000000" w:rsidRPr="00000000">
              <w:rPr>
                <w:color w:val="141322"/>
                <w:sz w:val="20"/>
                <w:szCs w:val="20"/>
                <w:rtl w:val="0"/>
              </w:rPr>
              <w:t xml:space="preserve">Send formal offer with pricing and scope</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4">
            <w:pPr>
              <w:spacing w:line="240" w:lineRule="auto"/>
              <w:rPr>
                <w:color w:val="141322"/>
                <w:sz w:val="20"/>
                <w:szCs w:val="20"/>
              </w:rPr>
            </w:pPr>
            <w:r w:rsidDel="00000000" w:rsidR="00000000" w:rsidRPr="00000000">
              <w:rPr>
                <w:color w:val="141322"/>
                <w:sz w:val="20"/>
                <w:szCs w:val="20"/>
                <w:rtl w:val="0"/>
              </w:rPr>
              <w:t xml:space="preserve">Google Docs or PDF sent over WhatsApp or email</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5">
            <w:pPr>
              <w:spacing w:line="240" w:lineRule="auto"/>
              <w:rPr>
                <w:i w:val="1"/>
                <w:iCs w:val="1"/>
                <w:color w:val="434343"/>
                <w:sz w:val="20"/>
                <w:szCs w:val="20"/>
              </w:rPr>
            </w:pPr>
            <w:r w:rsidDel="00000000" w:rsidR="00000000" w:rsidRPr="00000000">
              <w:rPr>
                <w:i w:val="1"/>
                <w:iCs w:val="1"/>
                <w:color w:val="434343"/>
                <w:sz w:val="20"/>
                <w:szCs w:val="20"/>
                <w:rtl w:val="0"/>
              </w:rPr>
              <w:t xml:space="preserve">Google Docs, Email, WhatsApp</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96">
            <w:pPr>
              <w:spacing w:line="240" w:lineRule="auto"/>
              <w:rPr>
                <w:b w:val="1"/>
                <w:bCs w:val="1"/>
                <w:color w:val="2560a7"/>
                <w:sz w:val="20"/>
                <w:szCs w:val="20"/>
              </w:rPr>
            </w:pPr>
            <w:r w:rsidDel="00000000" w:rsidR="00000000" w:rsidRPr="00000000">
              <w:rPr>
                <w:b w:val="1"/>
                <w:bCs w:val="1"/>
                <w:color w:val="2560a7"/>
                <w:sz w:val="20"/>
                <w:szCs w:val="20"/>
                <w:rtl w:val="0"/>
              </w:rPr>
              <w:t xml:space="preserve">Formalise intent</w:t>
            </w:r>
          </w:p>
        </w:tc>
      </w:tr>
      <w:tr>
        <w:trPr>
          <w:cantSplit w:val="0"/>
          <w:trHeight w:val="450"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Negotiation / Decision</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98">
            <w:pPr>
              <w:spacing w:line="240" w:lineRule="auto"/>
              <w:rPr>
                <w:color w:val="141322"/>
                <w:sz w:val="20"/>
                <w:szCs w:val="20"/>
              </w:rPr>
            </w:pPr>
            <w:r w:rsidDel="00000000" w:rsidR="00000000" w:rsidRPr="00000000">
              <w:rPr>
                <w:color w:val="141322"/>
                <w:sz w:val="20"/>
                <w:szCs w:val="20"/>
                <w:rtl w:val="0"/>
              </w:rPr>
              <w:t xml:space="preserve">Pricing, timing, contract terms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99">
            <w:pPr>
              <w:spacing w:line="240" w:lineRule="auto"/>
              <w:rPr>
                <w:color w:val="141322"/>
                <w:sz w:val="20"/>
                <w:szCs w:val="20"/>
              </w:rPr>
            </w:pPr>
            <w:r w:rsidDel="00000000" w:rsidR="00000000" w:rsidRPr="00000000">
              <w:rPr>
                <w:color w:val="141322"/>
                <w:sz w:val="20"/>
                <w:szCs w:val="20"/>
                <w:rtl w:val="0"/>
              </w:rPr>
              <w:t xml:space="preserve">WhatsApp voice notes, calls; informal back-and-forth</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9A">
            <w:pPr>
              <w:spacing w:line="240" w:lineRule="auto"/>
              <w:rPr>
                <w:i w:val="1"/>
                <w:iCs w:val="1"/>
                <w:color w:val="434343"/>
                <w:sz w:val="20"/>
                <w:szCs w:val="20"/>
              </w:rPr>
            </w:pPr>
            <w:r w:rsidDel="00000000" w:rsidR="00000000" w:rsidRPr="00000000">
              <w:rPr>
                <w:i w:val="1"/>
                <w:iCs w:val="1"/>
                <w:color w:val="434343"/>
                <w:sz w:val="20"/>
                <w:szCs w:val="20"/>
                <w:rtl w:val="0"/>
              </w:rPr>
              <w:t xml:space="preserve">WhatsApp, Phone</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center"/>
          </w:tcPr>
          <w:p w:rsidR="00000000" w:rsidDel="00000000" w:rsidP="00000000" w:rsidRDefault="00000000" w:rsidRPr="00000000" w14:paraId="0000009B">
            <w:pPr>
              <w:spacing w:line="240" w:lineRule="auto"/>
              <w:rPr>
                <w:b w:val="1"/>
                <w:bCs w:val="1"/>
                <w:color w:val="2560a7"/>
                <w:sz w:val="20"/>
                <w:szCs w:val="20"/>
              </w:rPr>
            </w:pPr>
            <w:r w:rsidDel="00000000" w:rsidR="00000000" w:rsidRPr="00000000">
              <w:rPr>
                <w:b w:val="1"/>
                <w:bCs w:val="1"/>
                <w:color w:val="2560a7"/>
                <w:sz w:val="20"/>
                <w:szCs w:val="20"/>
                <w:rtl w:val="0"/>
              </w:rPr>
              <w:t xml:space="preserve">Convert to paying customer</w:t>
            </w:r>
          </w:p>
        </w:tc>
      </w:tr>
      <w:tr>
        <w:trPr>
          <w:cantSplit w:val="0"/>
          <w:trHeight w:val="450"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Closing</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D">
            <w:pPr>
              <w:spacing w:line="240" w:lineRule="auto"/>
              <w:rPr>
                <w:color w:val="141322"/>
                <w:sz w:val="20"/>
                <w:szCs w:val="20"/>
              </w:rPr>
            </w:pPr>
            <w:r w:rsidDel="00000000" w:rsidR="00000000" w:rsidRPr="00000000">
              <w:rPr>
                <w:color w:val="141322"/>
                <w:sz w:val="20"/>
                <w:szCs w:val="20"/>
                <w:rtl w:val="0"/>
              </w:rPr>
              <w:t xml:space="preserve">Payment / agreement</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E">
            <w:pPr>
              <w:spacing w:line="240" w:lineRule="auto"/>
              <w:rPr>
                <w:color w:val="141322"/>
                <w:sz w:val="20"/>
                <w:szCs w:val="20"/>
              </w:rPr>
            </w:pPr>
            <w:r w:rsidDel="00000000" w:rsidR="00000000" w:rsidRPr="00000000">
              <w:rPr>
                <w:color w:val="141322"/>
                <w:sz w:val="20"/>
                <w:szCs w:val="20"/>
                <w:rtl w:val="0"/>
              </w:rPr>
              <w:t xml:space="preserve">Verbal agreement, invoice via Razorpay / Stripe</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F">
            <w:pPr>
              <w:spacing w:line="240" w:lineRule="auto"/>
              <w:rPr>
                <w:i w:val="1"/>
                <w:iCs w:val="1"/>
                <w:color w:val="434343"/>
                <w:sz w:val="20"/>
                <w:szCs w:val="20"/>
              </w:rPr>
            </w:pPr>
            <w:r w:rsidDel="00000000" w:rsidR="00000000" w:rsidRPr="00000000">
              <w:rPr>
                <w:i w:val="1"/>
                <w:iCs w:val="1"/>
                <w:color w:val="434343"/>
                <w:sz w:val="20"/>
                <w:szCs w:val="20"/>
                <w:rtl w:val="0"/>
              </w:rPr>
              <w:t xml:space="preserve">Payment links, Email</w:t>
            </w:r>
          </w:p>
        </w:tc>
        <w:tc>
          <w:tcPr>
            <w:tcBorders>
              <w:top w:color="b9d0e8" w:space="0" w:sz="6" w:val="single"/>
              <w:left w:color="b9d0e8" w:space="0" w:sz="6" w:val="single"/>
              <w:bottom w:color="b9d0e8" w:space="0" w:sz="6" w:val="single"/>
              <w:right w:color="b9d0e8"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A0">
            <w:pPr>
              <w:spacing w:line="240" w:lineRule="auto"/>
              <w:rPr>
                <w:b w:val="1"/>
                <w:bCs w:val="1"/>
                <w:color w:val="2560a7"/>
                <w:sz w:val="20"/>
                <w:szCs w:val="20"/>
              </w:rPr>
            </w:pPr>
            <w:r w:rsidDel="00000000" w:rsidR="00000000" w:rsidRPr="00000000">
              <w:rPr>
                <w:b w:val="1"/>
                <w:bCs w:val="1"/>
                <w:color w:val="2560a7"/>
                <w:sz w:val="20"/>
                <w:szCs w:val="20"/>
                <w:rtl w:val="0"/>
              </w:rPr>
              <w:t xml:space="preserve">Revenue</w:t>
            </w:r>
          </w:p>
        </w:tc>
      </w:tr>
      <w:tr>
        <w:trPr>
          <w:cantSplit w:val="0"/>
          <w:trHeight w:val="450" w:hRule="atLeast"/>
          <w:tblHeader w:val="0"/>
        </w:trPr>
        <w:tc>
          <w:tcPr>
            <w:tcBorders>
              <w:top w:color="b9d0e8" w:space="0" w:sz="6" w:val="single"/>
              <w:left w:color="b9d0e8" w:space="0" w:sz="6" w:val="single"/>
              <w:bottom w:color="b9d0e8" w:space="0" w:sz="6" w:val="single"/>
              <w:right w:color="b9d0e8" w:space="0" w:sz="6" w:val="single"/>
            </w:tcBorders>
            <w:shd w:fill="e6f0fa" w:val="clear"/>
            <w:tcMar>
              <w:top w:w="60.0" w:type="dxa"/>
              <w:left w:w="60.0" w:type="dxa"/>
              <w:bottom w:w="60.0" w:type="dxa"/>
              <w:right w:w="60.0" w:type="dxa"/>
            </w:tcMar>
            <w:vAlign w:val="cente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Post-Sale</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A2">
            <w:pPr>
              <w:spacing w:line="240" w:lineRule="auto"/>
              <w:rPr>
                <w:color w:val="141322"/>
                <w:sz w:val="20"/>
                <w:szCs w:val="20"/>
              </w:rPr>
            </w:pPr>
            <w:r w:rsidDel="00000000" w:rsidR="00000000" w:rsidRPr="00000000">
              <w:rPr>
                <w:color w:val="141322"/>
                <w:sz w:val="20"/>
                <w:szCs w:val="20"/>
                <w:rtl w:val="0"/>
              </w:rPr>
              <w:t xml:space="preserve">Onboarding, retention, upsell</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A3">
            <w:pPr>
              <w:spacing w:line="240" w:lineRule="auto"/>
              <w:rPr>
                <w:color w:val="141322"/>
                <w:sz w:val="20"/>
                <w:szCs w:val="20"/>
              </w:rPr>
            </w:pPr>
            <w:r w:rsidDel="00000000" w:rsidR="00000000" w:rsidRPr="00000000">
              <w:rPr>
                <w:color w:val="141322"/>
                <w:sz w:val="20"/>
                <w:szCs w:val="20"/>
                <w:rtl w:val="0"/>
              </w:rPr>
              <w:t xml:space="preserve">WhatsApp group created; manual check-ins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top"/>
          </w:tcPr>
          <w:p w:rsidR="00000000" w:rsidDel="00000000" w:rsidP="00000000" w:rsidRDefault="00000000" w:rsidRPr="00000000" w14:paraId="000000A4">
            <w:pPr>
              <w:spacing w:line="240" w:lineRule="auto"/>
              <w:rPr>
                <w:i w:val="1"/>
                <w:iCs w:val="1"/>
                <w:color w:val="434343"/>
                <w:sz w:val="20"/>
                <w:szCs w:val="20"/>
              </w:rPr>
            </w:pPr>
            <w:r w:rsidDel="00000000" w:rsidR="00000000" w:rsidRPr="00000000">
              <w:rPr>
                <w:i w:val="1"/>
                <w:iCs w:val="1"/>
                <w:color w:val="434343"/>
                <w:sz w:val="20"/>
                <w:szCs w:val="20"/>
                <w:rtl w:val="0"/>
              </w:rPr>
              <w:t xml:space="preserve">WhatsApp Groups</w:t>
            </w:r>
          </w:p>
        </w:tc>
        <w:tc>
          <w:tcPr>
            <w:tcBorders>
              <w:top w:color="b9d0e8" w:space="0" w:sz="6" w:val="single"/>
              <w:left w:color="b9d0e8" w:space="0" w:sz="6" w:val="single"/>
              <w:bottom w:color="b9d0e8" w:space="0" w:sz="6" w:val="single"/>
              <w:right w:color="b9d0e8" w:space="0" w:sz="6" w:val="single"/>
            </w:tcBorders>
            <w:shd w:fill="f3f7fc" w:val="clear"/>
            <w:tcMar>
              <w:top w:w="60.0" w:type="dxa"/>
              <w:left w:w="60.0" w:type="dxa"/>
              <w:bottom w:w="60.0" w:type="dxa"/>
              <w:right w:w="60.0" w:type="dxa"/>
            </w:tcMar>
            <w:vAlign w:val="center"/>
          </w:tcPr>
          <w:p w:rsidR="00000000" w:rsidDel="00000000" w:rsidP="00000000" w:rsidRDefault="00000000" w:rsidRPr="00000000" w14:paraId="000000A5">
            <w:pPr>
              <w:spacing w:line="240" w:lineRule="auto"/>
              <w:rPr>
                <w:b w:val="1"/>
                <w:bCs w:val="1"/>
                <w:color w:val="2560a7"/>
                <w:sz w:val="20"/>
                <w:szCs w:val="20"/>
              </w:rPr>
            </w:pPr>
            <w:r w:rsidDel="00000000" w:rsidR="00000000" w:rsidRPr="00000000">
              <w:rPr>
                <w:b w:val="1"/>
                <w:bCs w:val="1"/>
                <w:color w:val="2560a7"/>
                <w:sz w:val="20"/>
                <w:szCs w:val="20"/>
                <w:rtl w:val="0"/>
              </w:rPr>
              <w:t xml:space="preserve">Retain &amp; grow</w:t>
            </w:r>
          </w:p>
        </w:tc>
      </w:tr>
    </w:tbl>
    <w:p w:rsidR="00000000" w:rsidDel="00000000" w:rsidP="00000000" w:rsidRDefault="00000000" w:rsidRPr="00000000" w14:paraId="000000A6">
      <w:pPr>
        <w:pStyle w:val="Heading1"/>
        <w:keepNext w:val="0"/>
        <w:keepLines w:val="0"/>
        <w:spacing w:before="20" w:line="240" w:lineRule="auto"/>
        <w:ind w:left="0" w:firstLine="0"/>
        <w:rPr>
          <w:sz w:val="26"/>
          <w:szCs w:val="26"/>
        </w:rPr>
      </w:pPr>
      <w:bookmarkStart w:colFirst="0" w:colLast="0" w:name="_hiq966wbrclt" w:id="21"/>
      <w:bookmarkEnd w:id="21"/>
      <w:r w:rsidDel="00000000" w:rsidR="00000000" w:rsidRPr="00000000">
        <w:rPr>
          <w:rtl w:val="0"/>
        </w:rPr>
      </w:r>
    </w:p>
    <w:p w:rsidR="00000000" w:rsidDel="00000000" w:rsidP="00000000" w:rsidRDefault="00000000" w:rsidRPr="00000000" w14:paraId="000000A7">
      <w:pPr>
        <w:pStyle w:val="Heading2"/>
        <w:spacing w:line="240" w:lineRule="auto"/>
        <w:rPr/>
      </w:pPr>
      <w:bookmarkStart w:colFirst="0" w:colLast="0" w:name="_p8vkokocmw89" w:id="22"/>
      <w:bookmarkEnd w:id="22"/>
      <w:r w:rsidDel="00000000" w:rsidR="00000000" w:rsidRPr="00000000">
        <w:rPr>
          <w:rtl w:val="0"/>
        </w:rPr>
        <w:t xml:space="preserve">4.1. Secondary research summary (Reddit, Quora, App Store reviews)</w:t>
      </w:r>
    </w:p>
    <w:p w:rsidR="00000000" w:rsidDel="00000000" w:rsidP="00000000" w:rsidRDefault="00000000" w:rsidRPr="00000000" w14:paraId="000000A8">
      <w:pPr>
        <w:spacing w:after="20" w:before="20" w:line="240" w:lineRule="auto"/>
        <w:rPr/>
      </w:pPr>
      <w:r w:rsidDel="00000000" w:rsidR="00000000" w:rsidRPr="00000000">
        <w:rPr>
          <w:rtl w:val="0"/>
        </w:rPr>
      </w:r>
    </w:p>
    <w:p w:rsidR="00000000" w:rsidDel="00000000" w:rsidP="00000000" w:rsidRDefault="00000000" w:rsidRPr="00000000" w14:paraId="000000A9">
      <w:pPr>
        <w:spacing w:after="20" w:before="20" w:line="240" w:lineRule="auto"/>
        <w:rPr>
          <w:color w:val="2e75b6"/>
          <w:sz w:val="26"/>
          <w:szCs w:val="26"/>
        </w:rPr>
      </w:pPr>
      <w:r w:rsidDel="00000000" w:rsidR="00000000" w:rsidRPr="00000000">
        <w:rPr>
          <w:rtl w:val="0"/>
        </w:rPr>
        <w:t xml:space="preserve">We reviewed discussions and reviews across Reddit, Quora, and Google Play store listings to understand (1) what growing small teams expect from a CRM and (2) where current CRMs fail in day-to-day use. A consistent pattern emerged: users are “graduating” from spreadsheets and want lightweight structure and follow-up automation,without paying for complexity, instability, or broken integrations.</w:t>
      </w:r>
      <w:r w:rsidDel="00000000" w:rsidR="00000000" w:rsidRPr="00000000">
        <w:rPr>
          <w:rtl w:val="0"/>
        </w:rPr>
      </w:r>
    </w:p>
    <w:p w:rsidR="00000000" w:rsidDel="00000000" w:rsidP="00000000" w:rsidRDefault="00000000" w:rsidRPr="00000000" w14:paraId="000000AA">
      <w:pPr>
        <w:pStyle w:val="Heading3"/>
        <w:spacing w:line="240" w:lineRule="auto"/>
        <w:rPr>
          <w:color w:val="2e75b6"/>
        </w:rPr>
      </w:pPr>
      <w:bookmarkStart w:colFirst="0" w:colLast="0" w:name="_u788knqm6c4j" w:id="23"/>
      <w:bookmarkEnd w:id="23"/>
      <w:r w:rsidDel="00000000" w:rsidR="00000000" w:rsidRPr="00000000">
        <w:rPr>
          <w:color w:val="2e75b6"/>
          <w:rtl w:val="0"/>
        </w:rPr>
        <w:t xml:space="preserve">4.1.1 What users are trying to achieve:</w:t>
      </w:r>
    </w:p>
    <w:p w:rsidR="00000000" w:rsidDel="00000000" w:rsidP="00000000" w:rsidRDefault="00000000" w:rsidRPr="00000000" w14:paraId="000000AB">
      <w:pPr>
        <w:numPr>
          <w:ilvl w:val="0"/>
          <w:numId w:val="7"/>
        </w:numPr>
        <w:spacing w:after="20" w:before="20" w:line="240" w:lineRule="auto"/>
        <w:ind w:left="720" w:hanging="360"/>
        <w:rPr/>
      </w:pPr>
      <w:r w:rsidDel="00000000" w:rsidR="00000000" w:rsidRPr="00000000">
        <w:rPr>
          <w:b w:val="1"/>
          <w:bCs w:val="1"/>
          <w:rtl w:val="0"/>
        </w:rPr>
        <w:t xml:space="preserve">Stay on top of relationships as volume grows:</w:t>
      </w:r>
      <w:r w:rsidDel="00000000" w:rsidR="00000000" w:rsidRPr="00000000">
        <w:rPr>
          <w:rtl w:val="0"/>
        </w:rPr>
        <w:t xml:space="preserve"> users report their “current setup isn’t holding up” and they “can’t rely on spreadsheets anymore.”</w:t>
      </w:r>
    </w:p>
    <w:p w:rsidR="00000000" w:rsidDel="00000000" w:rsidP="00000000" w:rsidRDefault="00000000" w:rsidRPr="00000000" w14:paraId="000000AC">
      <w:pPr>
        <w:numPr>
          <w:ilvl w:val="0"/>
          <w:numId w:val="7"/>
        </w:numPr>
        <w:spacing w:after="20" w:before="20" w:line="240" w:lineRule="auto"/>
        <w:ind w:left="720" w:hanging="360"/>
        <w:rPr/>
      </w:pPr>
      <w:r w:rsidDel="00000000" w:rsidR="00000000" w:rsidRPr="00000000">
        <w:rPr>
          <w:b w:val="1"/>
          <w:bCs w:val="1"/>
          <w:rtl w:val="0"/>
        </w:rPr>
        <w:t xml:space="preserve">Maintain visibility without admin overhead:</w:t>
      </w:r>
      <w:r w:rsidDel="00000000" w:rsidR="00000000" w:rsidRPr="00000000">
        <w:rPr>
          <w:rtl w:val="0"/>
        </w:rPr>
        <w:t xml:space="preserve"> they want clear pipeline/progress and next actions, but not spend time configuring or maintaining the tool, especially while mobile.</w:t>
      </w:r>
    </w:p>
    <w:p w:rsidR="00000000" w:rsidDel="00000000" w:rsidP="00000000" w:rsidRDefault="00000000" w:rsidRPr="00000000" w14:paraId="000000AD">
      <w:pPr>
        <w:pStyle w:val="Heading3"/>
        <w:spacing w:line="240" w:lineRule="auto"/>
        <w:rPr>
          <w:color w:val="2e75b6"/>
        </w:rPr>
      </w:pPr>
      <w:bookmarkStart w:colFirst="0" w:colLast="0" w:name="_yai84q76lpes" w:id="24"/>
      <w:bookmarkEnd w:id="24"/>
      <w:r w:rsidDel="00000000" w:rsidR="00000000" w:rsidRPr="00000000">
        <w:rPr>
          <w:color w:val="2e75b6"/>
          <w:rtl w:val="0"/>
        </w:rPr>
        <w:t xml:space="preserve">4.1.2 Features users are actively looking for</w:t>
      </w:r>
    </w:p>
    <w:p w:rsidR="00000000" w:rsidDel="00000000" w:rsidP="00000000" w:rsidRDefault="00000000" w:rsidRPr="00000000" w14:paraId="000000AE">
      <w:pPr>
        <w:numPr>
          <w:ilvl w:val="0"/>
          <w:numId w:val="4"/>
        </w:numPr>
        <w:spacing w:after="20" w:before="20" w:line="240" w:lineRule="auto"/>
        <w:ind w:left="720" w:hanging="360"/>
        <w:rPr>
          <w:b w:val="1"/>
          <w:bCs w:val="1"/>
        </w:rPr>
      </w:pPr>
      <w:r w:rsidDel="00000000" w:rsidR="00000000" w:rsidRPr="00000000">
        <w:rPr>
          <w:b w:val="1"/>
          <w:bCs w:val="1"/>
          <w:rtl w:val="0"/>
        </w:rPr>
        <w:t xml:space="preserve">Contact + communication capture</w:t>
      </w:r>
    </w:p>
    <w:p w:rsidR="00000000" w:rsidDel="00000000" w:rsidP="00000000" w:rsidRDefault="00000000" w:rsidRPr="00000000" w14:paraId="000000AF">
      <w:pPr>
        <w:numPr>
          <w:ilvl w:val="1"/>
          <w:numId w:val="4"/>
        </w:numPr>
        <w:spacing w:after="20" w:before="20" w:line="240" w:lineRule="auto"/>
        <w:ind w:left="1440" w:hanging="360"/>
        <w:rPr/>
      </w:pPr>
      <w:r w:rsidDel="00000000" w:rsidR="00000000" w:rsidRPr="00000000">
        <w:rPr>
          <w:rtl w:val="0"/>
        </w:rPr>
        <w:t xml:space="preserve">All contact info organized in one place, including </w:t>
      </w:r>
      <w:r w:rsidDel="00000000" w:rsidR="00000000" w:rsidRPr="00000000">
        <w:rPr>
          <w:b w:val="1"/>
          <w:bCs w:val="1"/>
          <w:rtl w:val="0"/>
        </w:rPr>
        <w:t xml:space="preserve">email + text contacts</w:t>
      </w:r>
      <w:r w:rsidDel="00000000" w:rsidR="00000000" w:rsidRPr="00000000">
        <w:rPr>
          <w:rtl w:val="0"/>
        </w:rPr>
      </w:r>
    </w:p>
    <w:p w:rsidR="00000000" w:rsidDel="00000000" w:rsidP="00000000" w:rsidRDefault="00000000" w:rsidRPr="00000000" w14:paraId="000000B0">
      <w:pPr>
        <w:numPr>
          <w:ilvl w:val="1"/>
          <w:numId w:val="4"/>
        </w:numPr>
        <w:spacing w:after="20" w:before="20" w:line="240" w:lineRule="auto"/>
        <w:ind w:left="1440" w:hanging="360"/>
        <w:rPr/>
      </w:pPr>
      <w:r w:rsidDel="00000000" w:rsidR="00000000" w:rsidRPr="00000000">
        <w:rPr>
          <w:b w:val="1"/>
          <w:bCs w:val="1"/>
          <w:rtl w:val="0"/>
        </w:rPr>
        <w:t xml:space="preserve">Auto-register/log phone calls</w:t>
      </w:r>
      <w:r w:rsidDel="00000000" w:rsidR="00000000" w:rsidRPr="00000000">
        <w:rPr>
          <w:rtl w:val="0"/>
        </w:rPr>
        <w:t xml:space="preserve"> with contacts</w:t>
      </w:r>
    </w:p>
    <w:p w:rsidR="00000000" w:rsidDel="00000000" w:rsidP="00000000" w:rsidRDefault="00000000" w:rsidRPr="00000000" w14:paraId="000000B1">
      <w:pPr>
        <w:numPr>
          <w:ilvl w:val="1"/>
          <w:numId w:val="4"/>
        </w:numPr>
        <w:spacing w:after="20" w:before="20" w:line="240" w:lineRule="auto"/>
        <w:ind w:left="1440" w:hanging="360"/>
        <w:rPr/>
      </w:pPr>
      <w:r w:rsidDel="00000000" w:rsidR="00000000" w:rsidRPr="00000000">
        <w:rPr>
          <w:rtl w:val="0"/>
        </w:rPr>
        <w:t xml:space="preserve">Convert </w:t>
      </w:r>
      <w:r w:rsidDel="00000000" w:rsidR="00000000" w:rsidRPr="00000000">
        <w:rPr>
          <w:b w:val="1"/>
          <w:bCs w:val="1"/>
          <w:rtl w:val="0"/>
        </w:rPr>
        <w:t xml:space="preserve">emails/texts into To-Dos</w:t>
      </w:r>
      <w:r w:rsidDel="00000000" w:rsidR="00000000" w:rsidRPr="00000000">
        <w:rPr>
          <w:rtl w:val="0"/>
        </w:rPr>
        <w:t xml:space="preserve"> quickly</w:t>
      </w:r>
    </w:p>
    <w:p w:rsidR="00000000" w:rsidDel="00000000" w:rsidP="00000000" w:rsidRDefault="00000000" w:rsidRPr="00000000" w14:paraId="000000B2">
      <w:pPr>
        <w:numPr>
          <w:ilvl w:val="1"/>
          <w:numId w:val="4"/>
        </w:numPr>
        <w:spacing w:after="20" w:before="20" w:line="240" w:lineRule="auto"/>
        <w:ind w:left="1440" w:hanging="360"/>
        <w:rPr/>
      </w:pPr>
      <w:r w:rsidDel="00000000" w:rsidR="00000000" w:rsidRPr="00000000">
        <w:rPr>
          <w:b w:val="1"/>
          <w:bCs w:val="1"/>
          <w:rtl w:val="0"/>
        </w:rPr>
        <w:t xml:space="preserve">Nudges</w:t>
      </w:r>
      <w:r w:rsidDel="00000000" w:rsidR="00000000" w:rsidRPr="00000000">
        <w:rPr>
          <w:rtl w:val="0"/>
        </w:rPr>
        <w:t xml:space="preserve"> when they haven’t contacted someone in X days</w:t>
      </w:r>
    </w:p>
    <w:p w:rsidR="00000000" w:rsidDel="00000000" w:rsidP="00000000" w:rsidRDefault="00000000" w:rsidRPr="00000000" w14:paraId="000000B3">
      <w:pPr>
        <w:numPr>
          <w:ilvl w:val="1"/>
          <w:numId w:val="4"/>
        </w:numPr>
        <w:spacing w:after="20" w:before="20" w:line="240" w:lineRule="auto"/>
        <w:ind w:left="1440" w:hanging="360"/>
        <w:rPr/>
      </w:pPr>
      <w:r w:rsidDel="00000000" w:rsidR="00000000" w:rsidRPr="00000000">
        <w:rPr>
          <w:rtl w:val="0"/>
        </w:rPr>
        <w:t xml:space="preserve">Follow-up reminders when someone </w:t>
      </w:r>
      <w:r w:rsidDel="00000000" w:rsidR="00000000" w:rsidRPr="00000000">
        <w:rPr>
          <w:b w:val="1"/>
          <w:bCs w:val="1"/>
          <w:rtl w:val="0"/>
        </w:rPr>
        <w:t xml:space="preserve">hasn’t responded</w:t>
      </w:r>
      <w:r w:rsidDel="00000000" w:rsidR="00000000" w:rsidRPr="00000000">
        <w:rPr>
          <w:rtl w:val="0"/>
        </w:rPr>
        <w:t xml:space="preserve"> to an email</w:t>
      </w:r>
    </w:p>
    <w:p w:rsidR="00000000" w:rsidDel="00000000" w:rsidP="00000000" w:rsidRDefault="00000000" w:rsidRPr="00000000" w14:paraId="000000B4">
      <w:pPr>
        <w:numPr>
          <w:ilvl w:val="0"/>
          <w:numId w:val="4"/>
        </w:numPr>
        <w:spacing w:after="20" w:before="20" w:line="240" w:lineRule="auto"/>
        <w:ind w:left="720" w:hanging="360"/>
        <w:rPr>
          <w:b w:val="1"/>
          <w:bCs w:val="1"/>
        </w:rPr>
      </w:pPr>
      <w:r w:rsidDel="00000000" w:rsidR="00000000" w:rsidRPr="00000000">
        <w:rPr>
          <w:b w:val="1"/>
          <w:bCs w:val="1"/>
          <w:rtl w:val="0"/>
        </w:rPr>
        <w:t xml:space="preserve">Sales execution support</w:t>
      </w:r>
    </w:p>
    <w:p w:rsidR="00000000" w:rsidDel="00000000" w:rsidP="00000000" w:rsidRDefault="00000000" w:rsidRPr="00000000" w14:paraId="000000B5">
      <w:pPr>
        <w:numPr>
          <w:ilvl w:val="1"/>
          <w:numId w:val="4"/>
        </w:numPr>
        <w:spacing w:after="20" w:before="20" w:line="240" w:lineRule="auto"/>
        <w:ind w:left="1440" w:hanging="360"/>
        <w:rPr/>
      </w:pPr>
      <w:r w:rsidDel="00000000" w:rsidR="00000000" w:rsidRPr="00000000">
        <w:rPr>
          <w:rtl w:val="0"/>
        </w:rPr>
        <w:t xml:space="preserve">Save </w:t>
      </w:r>
      <w:r w:rsidDel="00000000" w:rsidR="00000000" w:rsidRPr="00000000">
        <w:rPr>
          <w:b w:val="1"/>
          <w:bCs w:val="1"/>
          <w:rtl w:val="0"/>
        </w:rPr>
        <w:t xml:space="preserve">files per account/contact</w:t>
      </w:r>
      <w:r w:rsidDel="00000000" w:rsidR="00000000" w:rsidRPr="00000000">
        <w:rPr>
          <w:rtl w:val="0"/>
        </w:rPr>
      </w:r>
    </w:p>
    <w:p w:rsidR="00000000" w:rsidDel="00000000" w:rsidP="00000000" w:rsidRDefault="00000000" w:rsidRPr="00000000" w14:paraId="000000B6">
      <w:pPr>
        <w:numPr>
          <w:ilvl w:val="1"/>
          <w:numId w:val="4"/>
        </w:numPr>
        <w:spacing w:after="20" w:before="20" w:line="240" w:lineRule="auto"/>
        <w:ind w:left="1440" w:hanging="360"/>
        <w:rPr/>
      </w:pPr>
      <w:r w:rsidDel="00000000" w:rsidR="00000000" w:rsidRPr="00000000">
        <w:rPr>
          <w:b w:val="1"/>
          <w:bCs w:val="1"/>
          <w:rtl w:val="0"/>
        </w:rPr>
        <w:t xml:space="preserve">Email templates</w:t>
      </w:r>
      <w:r w:rsidDel="00000000" w:rsidR="00000000" w:rsidRPr="00000000">
        <w:rPr>
          <w:rtl w:val="0"/>
        </w:rPr>
        <w:t xml:space="preserve"> with files pre-attached (send info fast without rewriting/reattaching)</w:t>
      </w:r>
    </w:p>
    <w:p w:rsidR="00000000" w:rsidDel="00000000" w:rsidP="00000000" w:rsidRDefault="00000000" w:rsidRPr="00000000" w14:paraId="000000B7">
      <w:pPr>
        <w:numPr>
          <w:ilvl w:val="1"/>
          <w:numId w:val="4"/>
        </w:numPr>
        <w:spacing w:after="20" w:before="20" w:line="240" w:lineRule="auto"/>
        <w:ind w:left="1440" w:hanging="360"/>
        <w:rPr/>
      </w:pPr>
      <w:r w:rsidDel="00000000" w:rsidR="00000000" w:rsidRPr="00000000">
        <w:rPr>
          <w:rtl w:val="0"/>
        </w:rPr>
        <w:t xml:space="preserve">Send “</w:t>
      </w:r>
      <w:r w:rsidDel="00000000" w:rsidR="00000000" w:rsidRPr="00000000">
        <w:rPr>
          <w:b w:val="1"/>
          <w:bCs w:val="1"/>
          <w:rtl w:val="0"/>
        </w:rPr>
        <w:t xml:space="preserve">individual</w:t>
      </w:r>
      <w:r w:rsidDel="00000000" w:rsidR="00000000" w:rsidRPr="00000000">
        <w:rPr>
          <w:rtl w:val="0"/>
        </w:rPr>
        <w:t xml:space="preserve"> emails to a group” (mass distribution but still personal)</w:t>
      </w:r>
    </w:p>
    <w:p w:rsidR="00000000" w:rsidDel="00000000" w:rsidP="00000000" w:rsidRDefault="00000000" w:rsidRPr="00000000" w14:paraId="000000B8">
      <w:pPr>
        <w:numPr>
          <w:ilvl w:val="0"/>
          <w:numId w:val="4"/>
        </w:numPr>
        <w:spacing w:after="20" w:before="20" w:line="240" w:lineRule="auto"/>
        <w:ind w:left="720" w:hanging="360"/>
        <w:rPr>
          <w:b w:val="1"/>
          <w:bCs w:val="1"/>
        </w:rPr>
      </w:pPr>
      <w:r w:rsidDel="00000000" w:rsidR="00000000" w:rsidRPr="00000000">
        <w:rPr>
          <w:b w:val="1"/>
          <w:bCs w:val="1"/>
          <w:rtl w:val="0"/>
        </w:rPr>
        <w:t xml:space="preserve">Product expectations (non-negotiables)</w:t>
      </w:r>
    </w:p>
    <w:p w:rsidR="00000000" w:rsidDel="00000000" w:rsidP="00000000" w:rsidRDefault="00000000" w:rsidRPr="00000000" w14:paraId="000000B9">
      <w:pPr>
        <w:numPr>
          <w:ilvl w:val="1"/>
          <w:numId w:val="4"/>
        </w:numPr>
        <w:spacing w:after="20" w:before="20" w:line="240" w:lineRule="auto"/>
        <w:ind w:left="1440" w:hanging="360"/>
        <w:rPr/>
      </w:pPr>
      <w:r w:rsidDel="00000000" w:rsidR="00000000" w:rsidRPr="00000000">
        <w:rPr>
          <w:rtl w:val="0"/>
        </w:rPr>
        <w:t xml:space="preserve">Easy for a </w:t>
      </w:r>
      <w:r w:rsidDel="00000000" w:rsidR="00000000" w:rsidRPr="00000000">
        <w:rPr>
          <w:b w:val="1"/>
          <w:bCs w:val="1"/>
          <w:rtl w:val="0"/>
        </w:rPr>
        <w:t xml:space="preserve">small team</w:t>
      </w:r>
      <w:r w:rsidDel="00000000" w:rsidR="00000000" w:rsidRPr="00000000">
        <w:rPr>
          <w:rtl w:val="0"/>
        </w:rPr>
        <w:t xml:space="preserve">, but strong enough for leads + customer tracking</w:t>
      </w:r>
    </w:p>
    <w:p w:rsidR="00000000" w:rsidDel="00000000" w:rsidP="00000000" w:rsidRDefault="00000000" w:rsidRPr="00000000" w14:paraId="000000BA">
      <w:pPr>
        <w:numPr>
          <w:ilvl w:val="1"/>
          <w:numId w:val="4"/>
        </w:numPr>
        <w:spacing w:after="20" w:before="20" w:line="240" w:lineRule="auto"/>
        <w:ind w:left="1440" w:hanging="360"/>
        <w:rPr/>
      </w:pPr>
      <w:r w:rsidDel="00000000" w:rsidR="00000000" w:rsidRPr="00000000">
        <w:rPr>
          <w:b w:val="1"/>
          <w:bCs w:val="1"/>
          <w:rtl w:val="0"/>
        </w:rPr>
        <w:t xml:space="preserve">Quick setup</w:t>
      </w:r>
      <w:r w:rsidDel="00000000" w:rsidR="00000000" w:rsidRPr="00000000">
        <w:rPr>
          <w:rtl w:val="0"/>
        </w:rPr>
        <w:t xml:space="preserve"> and simple daily use</w:t>
      </w:r>
    </w:p>
    <w:p w:rsidR="00000000" w:rsidDel="00000000" w:rsidP="00000000" w:rsidRDefault="00000000" w:rsidRPr="00000000" w14:paraId="000000BB">
      <w:pPr>
        <w:numPr>
          <w:ilvl w:val="1"/>
          <w:numId w:val="4"/>
        </w:numPr>
        <w:spacing w:after="20" w:before="20" w:line="240" w:lineRule="auto"/>
        <w:ind w:left="1440" w:hanging="360"/>
        <w:rPr/>
      </w:pPr>
      <w:r w:rsidDel="00000000" w:rsidR="00000000" w:rsidRPr="00000000">
        <w:rPr>
          <w:rtl w:val="0"/>
        </w:rPr>
        <w:t xml:space="preserve">Better visibility into prospects/customers </w:t>
      </w:r>
      <w:r w:rsidDel="00000000" w:rsidR="00000000" w:rsidRPr="00000000">
        <w:rPr>
          <w:b w:val="1"/>
          <w:bCs w:val="1"/>
          <w:rtl w:val="0"/>
        </w:rPr>
        <w:t xml:space="preserve">without added complexity</w:t>
      </w:r>
      <w:r w:rsidDel="00000000" w:rsidR="00000000" w:rsidRPr="00000000">
        <w:rPr>
          <w:rtl w:val="0"/>
        </w:rPr>
      </w:r>
    </w:p>
    <w:p w:rsidR="00000000" w:rsidDel="00000000" w:rsidP="00000000" w:rsidRDefault="00000000" w:rsidRPr="00000000" w14:paraId="000000BC">
      <w:pPr>
        <w:numPr>
          <w:ilvl w:val="1"/>
          <w:numId w:val="4"/>
        </w:numPr>
        <w:spacing w:after="20" w:before="20" w:line="240" w:lineRule="auto"/>
        <w:ind w:left="1440" w:hanging="360"/>
        <w:rPr>
          <w:b w:val="1"/>
          <w:bCs w:val="1"/>
        </w:rPr>
      </w:pPr>
      <w:r w:rsidDel="00000000" w:rsidR="00000000" w:rsidRPr="00000000">
        <w:rPr>
          <w:b w:val="1"/>
          <w:bCs w:val="1"/>
          <w:rtl w:val="0"/>
        </w:rPr>
        <w:t xml:space="preserve">Reasonable pricing</w:t>
      </w:r>
    </w:p>
    <w:p w:rsidR="00000000" w:rsidDel="00000000" w:rsidP="00000000" w:rsidRDefault="00000000" w:rsidRPr="00000000" w14:paraId="000000BD">
      <w:pPr>
        <w:numPr>
          <w:ilvl w:val="1"/>
          <w:numId w:val="4"/>
        </w:numPr>
        <w:spacing w:after="20" w:before="20" w:line="240" w:lineRule="auto"/>
        <w:ind w:left="1440" w:hanging="360"/>
        <w:rPr/>
      </w:pPr>
      <w:r w:rsidDel="00000000" w:rsidR="00000000" w:rsidRPr="00000000">
        <w:rPr>
          <w:b w:val="1"/>
          <w:bCs w:val="1"/>
          <w:rtl w:val="0"/>
        </w:rPr>
        <w:t xml:space="preserve">Reliable, complete syncing</w:t>
      </w:r>
      <w:r w:rsidDel="00000000" w:rsidR="00000000" w:rsidRPr="00000000">
        <w:rPr>
          <w:rtl w:val="0"/>
        </w:rPr>
        <w:t xml:space="preserve"> across tools when on the move (calendar, bookings, notes)</w:t>
      </w:r>
    </w:p>
    <w:p w:rsidR="00000000" w:rsidDel="00000000" w:rsidP="00000000" w:rsidRDefault="00000000" w:rsidRPr="00000000" w14:paraId="000000BE">
      <w:pPr>
        <w:pStyle w:val="Heading3"/>
        <w:spacing w:line="240" w:lineRule="auto"/>
        <w:rPr>
          <w:color w:val="2e75b6"/>
        </w:rPr>
      </w:pPr>
      <w:bookmarkStart w:colFirst="0" w:colLast="0" w:name="_gu6ruhlh5v6l" w:id="25"/>
      <w:bookmarkEnd w:id="25"/>
      <w:r w:rsidDel="00000000" w:rsidR="00000000" w:rsidRPr="00000000">
        <w:rPr>
          <w:color w:val="2e75b6"/>
          <w:rtl w:val="0"/>
        </w:rPr>
        <w:t xml:space="preserve">4.1.3 Pain points users raise (Reddit + Play store)</w:t>
      </w:r>
    </w:p>
    <w:p w:rsidR="00000000" w:rsidDel="00000000" w:rsidP="00000000" w:rsidRDefault="00000000" w:rsidRPr="00000000" w14:paraId="000000BF">
      <w:pPr>
        <w:numPr>
          <w:ilvl w:val="0"/>
          <w:numId w:val="5"/>
        </w:numPr>
        <w:spacing w:after="20" w:before="20" w:line="240" w:lineRule="auto"/>
        <w:ind w:left="720" w:hanging="360"/>
        <w:rPr/>
      </w:pPr>
      <w:r w:rsidDel="00000000" w:rsidR="00000000" w:rsidRPr="00000000">
        <w:rPr>
          <w:b w:val="1"/>
          <w:bCs w:val="1"/>
          <w:rtl w:val="0"/>
        </w:rPr>
        <w:t xml:space="preserve">Outgrowing spreadsheets:</w:t>
      </w:r>
      <w:r w:rsidDel="00000000" w:rsidR="00000000" w:rsidRPr="00000000">
        <w:rPr>
          <w:rtl w:val="0"/>
        </w:rPr>
        <w:t xml:space="preserve"> a trigger for adopting CRM, but also a point of frustration if the CRM adds overhead.</w:t>
      </w:r>
    </w:p>
    <w:p w:rsidR="00000000" w:rsidDel="00000000" w:rsidP="00000000" w:rsidRDefault="00000000" w:rsidRPr="00000000" w14:paraId="000000C0">
      <w:pPr>
        <w:numPr>
          <w:ilvl w:val="0"/>
          <w:numId w:val="5"/>
        </w:numPr>
        <w:spacing w:after="20" w:before="20" w:line="240" w:lineRule="auto"/>
        <w:ind w:left="720" w:hanging="360"/>
        <w:rPr/>
      </w:pPr>
      <w:r w:rsidDel="00000000" w:rsidR="00000000" w:rsidRPr="00000000">
        <w:rPr>
          <w:b w:val="1"/>
          <w:bCs w:val="1"/>
          <w:rtl w:val="0"/>
        </w:rPr>
        <w:t xml:space="preserve">Customization is painful and fragile:</w:t>
      </w:r>
      <w:r w:rsidDel="00000000" w:rsidR="00000000" w:rsidRPr="00000000">
        <w:rPr>
          <w:rtl w:val="0"/>
        </w:rPr>
        <w:t xml:space="preserve"> “every little change takes forever” and can break other workflows.</w:t>
      </w:r>
    </w:p>
    <w:p w:rsidR="00000000" w:rsidDel="00000000" w:rsidP="00000000" w:rsidRDefault="00000000" w:rsidRPr="00000000" w14:paraId="000000C1">
      <w:pPr>
        <w:numPr>
          <w:ilvl w:val="0"/>
          <w:numId w:val="5"/>
        </w:numPr>
        <w:spacing w:after="20" w:before="20" w:line="240" w:lineRule="auto"/>
        <w:ind w:left="720" w:hanging="360"/>
        <w:rPr/>
      </w:pPr>
      <w:r w:rsidDel="00000000" w:rsidR="00000000" w:rsidRPr="00000000">
        <w:rPr>
          <w:b w:val="1"/>
          <w:bCs w:val="1"/>
          <w:rtl w:val="0"/>
        </w:rPr>
        <w:t xml:space="preserve">Reporting is clunky:</w:t>
      </w:r>
      <w:r w:rsidDel="00000000" w:rsidR="00000000" w:rsidRPr="00000000">
        <w:rPr>
          <w:rtl w:val="0"/>
        </w:rPr>
        <w:t xml:space="preserve"> basic pipeline data is hard to pull without “jumping through hoops.”</w:t>
      </w:r>
    </w:p>
    <w:p w:rsidR="00000000" w:rsidDel="00000000" w:rsidP="00000000" w:rsidRDefault="00000000" w:rsidRPr="00000000" w14:paraId="000000C2">
      <w:pPr>
        <w:numPr>
          <w:ilvl w:val="0"/>
          <w:numId w:val="5"/>
        </w:numPr>
        <w:spacing w:after="20" w:before="20" w:line="240" w:lineRule="auto"/>
        <w:ind w:left="720" w:hanging="360"/>
        <w:rPr/>
      </w:pPr>
      <w:r w:rsidDel="00000000" w:rsidR="00000000" w:rsidRPr="00000000">
        <w:rPr>
          <w:b w:val="1"/>
          <w:bCs w:val="1"/>
          <w:rtl w:val="0"/>
        </w:rPr>
        <w:t xml:space="preserve">Integrations are unreliable-even within the same suite:</w:t>
      </w:r>
      <w:r w:rsidDel="00000000" w:rsidR="00000000" w:rsidRPr="00000000">
        <w:rPr>
          <w:rtl w:val="0"/>
        </w:rPr>
        <w:t xml:space="preserve"> sync “works okay,” but issues keep surfacing, especially for email/calendar.</w:t>
      </w:r>
    </w:p>
    <w:p w:rsidR="00000000" w:rsidDel="00000000" w:rsidP="00000000" w:rsidRDefault="00000000" w:rsidRPr="00000000" w14:paraId="000000C3">
      <w:pPr>
        <w:numPr>
          <w:ilvl w:val="0"/>
          <w:numId w:val="5"/>
        </w:numPr>
        <w:spacing w:after="20" w:before="20" w:line="240" w:lineRule="auto"/>
        <w:ind w:left="720" w:hanging="360"/>
        <w:rPr/>
      </w:pPr>
      <w:r w:rsidDel="00000000" w:rsidR="00000000" w:rsidRPr="00000000">
        <w:rPr>
          <w:b w:val="1"/>
          <w:bCs w:val="1"/>
          <w:rtl w:val="0"/>
        </w:rPr>
        <w:t xml:space="preserve">Calendar integration gaps break mobile workflows (Play store):</w:t>
      </w:r>
      <w:r w:rsidDel="00000000" w:rsidR="00000000" w:rsidRPr="00000000">
        <w:rPr>
          <w:rtl w:val="0"/>
        </w:rPr>
      </w:r>
    </w:p>
    <w:p w:rsidR="00000000" w:rsidDel="00000000" w:rsidP="00000000" w:rsidRDefault="00000000" w:rsidRPr="00000000" w14:paraId="000000C4">
      <w:pPr>
        <w:numPr>
          <w:ilvl w:val="1"/>
          <w:numId w:val="5"/>
        </w:numPr>
        <w:spacing w:after="20" w:before="20" w:line="240" w:lineRule="auto"/>
        <w:ind w:left="1440" w:hanging="360"/>
        <w:rPr/>
      </w:pPr>
      <w:r w:rsidDel="00000000" w:rsidR="00000000" w:rsidRPr="00000000">
        <w:rPr>
          <w:rtl w:val="0"/>
        </w:rPr>
        <w:t xml:space="preserve">Users report they </w:t>
      </w:r>
      <w:r w:rsidDel="00000000" w:rsidR="00000000" w:rsidRPr="00000000">
        <w:rPr>
          <w:b w:val="1"/>
          <w:bCs w:val="1"/>
          <w:rtl w:val="0"/>
        </w:rPr>
        <w:t xml:space="preserve">can’t rely on syncing</w:t>
      </w:r>
      <w:r w:rsidDel="00000000" w:rsidR="00000000" w:rsidRPr="00000000">
        <w:rPr>
          <w:rtl w:val="0"/>
        </w:rPr>
        <w:t xml:space="preserve"> across CRM + Calendar + related apps (e.g., notebook/notes, bookings), which is critical “if you’re on the move.”</w:t>
      </w:r>
    </w:p>
    <w:p w:rsidR="00000000" w:rsidDel="00000000" w:rsidP="00000000" w:rsidRDefault="00000000" w:rsidRPr="00000000" w14:paraId="000000C5">
      <w:pPr>
        <w:numPr>
          <w:ilvl w:val="1"/>
          <w:numId w:val="5"/>
        </w:numPr>
        <w:spacing w:after="20" w:before="20" w:line="240" w:lineRule="auto"/>
        <w:ind w:left="1440" w:hanging="360"/>
        <w:rPr/>
      </w:pPr>
      <w:r w:rsidDel="00000000" w:rsidR="00000000" w:rsidRPr="00000000">
        <w:rPr>
          <w:b w:val="1"/>
          <w:bCs w:val="1"/>
          <w:rtl w:val="0"/>
        </w:rPr>
        <w:t xml:space="preserve">One-way sync</w:t>
      </w:r>
      <w:r w:rsidDel="00000000" w:rsidR="00000000" w:rsidRPr="00000000">
        <w:rPr>
          <w:rtl w:val="0"/>
        </w:rPr>
        <w:t xml:space="preserve"> is a major complaint: events created in CRM appear in the calendar, but events created in the calendar </w:t>
      </w:r>
      <w:r w:rsidDel="00000000" w:rsidR="00000000" w:rsidRPr="00000000">
        <w:rPr>
          <w:b w:val="1"/>
          <w:bCs w:val="1"/>
          <w:rtl w:val="0"/>
        </w:rPr>
        <w:t xml:space="preserve">do not show in CRM</w:t>
      </w:r>
      <w:r w:rsidDel="00000000" w:rsidR="00000000" w:rsidRPr="00000000">
        <w:rPr>
          <w:rtl w:val="0"/>
        </w:rPr>
        <w:t xml:space="preserve">, forcing users to switch between apps to avoid double-booking.</w:t>
      </w:r>
    </w:p>
    <w:p w:rsidR="00000000" w:rsidDel="00000000" w:rsidP="00000000" w:rsidRDefault="00000000" w:rsidRPr="00000000" w14:paraId="000000C6">
      <w:pPr>
        <w:numPr>
          <w:ilvl w:val="0"/>
          <w:numId w:val="5"/>
        </w:numPr>
        <w:spacing w:after="20" w:before="20" w:line="240" w:lineRule="auto"/>
        <w:ind w:left="720" w:hanging="360"/>
        <w:rPr/>
      </w:pPr>
      <w:r w:rsidDel="00000000" w:rsidR="00000000" w:rsidRPr="00000000">
        <w:rPr>
          <w:b w:val="1"/>
          <w:bCs w:val="1"/>
          <w:rtl w:val="0"/>
        </w:rPr>
        <w:t xml:space="preserve">Mobile performance problems:</w:t>
      </w:r>
      <w:r w:rsidDel="00000000" w:rsidR="00000000" w:rsidRPr="00000000">
        <w:rPr>
          <w:rtl w:val="0"/>
        </w:rPr>
        <w:t xml:space="preserve"> sluggish basics (e.g., updating a deal stage), dashboards loading slowly-worse with custom fields.</w:t>
      </w:r>
    </w:p>
    <w:p w:rsidR="00000000" w:rsidDel="00000000" w:rsidP="00000000" w:rsidRDefault="00000000" w:rsidRPr="00000000" w14:paraId="000000C7">
      <w:pPr>
        <w:numPr>
          <w:ilvl w:val="0"/>
          <w:numId w:val="5"/>
        </w:numPr>
        <w:spacing w:after="20" w:before="20" w:line="240" w:lineRule="auto"/>
        <w:ind w:left="720" w:hanging="360"/>
        <w:rPr/>
      </w:pPr>
      <w:r w:rsidDel="00000000" w:rsidR="00000000" w:rsidRPr="00000000">
        <w:rPr>
          <w:b w:val="1"/>
          <w:bCs w:val="1"/>
          <w:rtl w:val="0"/>
        </w:rPr>
        <w:t xml:space="preserve">Time-to-value is too long:</w:t>
      </w:r>
      <w:r w:rsidDel="00000000" w:rsidR="00000000" w:rsidRPr="00000000">
        <w:rPr>
          <w:rtl w:val="0"/>
        </w:rPr>
        <w:t xml:space="preserve"> setup effort feels higher than daily benefit.</w:t>
      </w:r>
    </w:p>
    <w:p w:rsidR="00000000" w:rsidDel="00000000" w:rsidP="00000000" w:rsidRDefault="00000000" w:rsidRPr="00000000" w14:paraId="000000C8">
      <w:pPr>
        <w:pStyle w:val="Heading3"/>
        <w:spacing w:line="240" w:lineRule="auto"/>
        <w:rPr>
          <w:color w:val="2e75b6"/>
        </w:rPr>
      </w:pPr>
      <w:bookmarkStart w:colFirst="0" w:colLast="0" w:name="_3n3qex3vnr17" w:id="26"/>
      <w:bookmarkEnd w:id="26"/>
      <w:r w:rsidDel="00000000" w:rsidR="00000000" w:rsidRPr="00000000">
        <w:rPr>
          <w:color w:val="2e75b6"/>
          <w:rtl w:val="0"/>
        </w:rPr>
        <w:t xml:space="preserve">4.1.4 What users like about popular CRMs </w:t>
      </w:r>
    </w:p>
    <w:p w:rsidR="00000000" w:rsidDel="00000000" w:rsidP="00000000" w:rsidRDefault="00000000" w:rsidRPr="00000000" w14:paraId="000000C9">
      <w:pPr>
        <w:numPr>
          <w:ilvl w:val="0"/>
          <w:numId w:val="3"/>
        </w:numPr>
        <w:spacing w:after="20" w:before="20" w:line="240" w:lineRule="auto"/>
        <w:ind w:left="720" w:hanging="360"/>
        <w:rPr/>
      </w:pPr>
      <w:r w:rsidDel="00000000" w:rsidR="00000000" w:rsidRPr="00000000">
        <w:rPr>
          <w:b w:val="1"/>
          <w:bCs w:val="1"/>
          <w:rtl w:val="0"/>
        </w:rPr>
        <w:t xml:space="preserve">HubSpot: simple pipeline view; automations are “enough” for follow-ups; can scale into marketing automation.</w:t>
      </w:r>
      <w:r w:rsidDel="00000000" w:rsidR="00000000" w:rsidRPr="00000000">
        <w:rPr>
          <w:rtl w:val="0"/>
        </w:rPr>
      </w:r>
    </w:p>
    <w:p w:rsidR="00000000" w:rsidDel="00000000" w:rsidP="00000000" w:rsidRDefault="00000000" w:rsidRPr="00000000" w14:paraId="000000CA">
      <w:pPr>
        <w:numPr>
          <w:ilvl w:val="0"/>
          <w:numId w:val="3"/>
        </w:numPr>
        <w:spacing w:after="20" w:before="20" w:line="240" w:lineRule="auto"/>
        <w:ind w:left="720" w:hanging="360"/>
        <w:rPr/>
      </w:pPr>
      <w:r w:rsidDel="00000000" w:rsidR="00000000" w:rsidRPr="00000000">
        <w:rPr>
          <w:b w:val="1"/>
          <w:bCs w:val="1"/>
          <w:rtl w:val="0"/>
        </w:rPr>
        <w:t xml:space="preserve">Pipedrive:</w:t>
      </w:r>
      <w:r w:rsidDel="00000000" w:rsidR="00000000" w:rsidRPr="00000000">
        <w:rPr>
          <w:rtl w:val="0"/>
        </w:rPr>
        <w:t xml:space="preserve"> beginner-friendly; clean, intuitive, sales-focused; visual pipeline makes deal status obvious; reminders and mail sync valued.</w:t>
      </w:r>
    </w:p>
    <w:p w:rsidR="00000000" w:rsidDel="00000000" w:rsidP="00000000" w:rsidRDefault="00000000" w:rsidRPr="00000000" w14:paraId="000000CB">
      <w:pPr>
        <w:numPr>
          <w:ilvl w:val="0"/>
          <w:numId w:val="3"/>
        </w:numPr>
        <w:spacing w:after="20" w:before="20" w:line="240" w:lineRule="auto"/>
        <w:ind w:left="720" w:hanging="360"/>
        <w:rPr/>
      </w:pPr>
      <w:r w:rsidDel="00000000" w:rsidR="00000000" w:rsidRPr="00000000">
        <w:rPr>
          <w:b w:val="1"/>
          <w:bCs w:val="1"/>
          <w:rtl w:val="0"/>
        </w:rPr>
        <w:t xml:space="preserve">Zoho CRM:</w:t>
      </w:r>
      <w:r w:rsidDel="00000000" w:rsidR="00000000" w:rsidRPr="00000000">
        <w:rPr>
          <w:rtl w:val="0"/>
        </w:rPr>
        <w:t xml:space="preserve"> budget-friendly, feature-rich; powerful once configured (but setup burden noted).</w:t>
      </w:r>
    </w:p>
    <w:p w:rsidR="00000000" w:rsidDel="00000000" w:rsidP="00000000" w:rsidRDefault="00000000" w:rsidRPr="00000000" w14:paraId="000000CC">
      <w:pPr>
        <w:numPr>
          <w:ilvl w:val="0"/>
          <w:numId w:val="3"/>
        </w:numPr>
        <w:spacing w:after="20" w:before="20" w:line="240" w:lineRule="auto"/>
        <w:ind w:left="720" w:hanging="360"/>
        <w:rPr/>
      </w:pPr>
      <w:r w:rsidDel="00000000" w:rsidR="00000000" w:rsidRPr="00000000">
        <w:rPr>
          <w:b w:val="1"/>
          <w:bCs w:val="1"/>
          <w:rtl w:val="0"/>
        </w:rPr>
        <w:t xml:space="preserve">Salesflare:</w:t>
      </w:r>
      <w:r w:rsidDel="00000000" w:rsidR="00000000" w:rsidRPr="00000000">
        <w:rPr>
          <w:rtl w:val="0"/>
        </w:rPr>
        <w:t xml:space="preserve"> easy to use; connects with Gmail/Outlook/LinkedIn; affordable; reduces manual tracking.</w:t>
      </w:r>
    </w:p>
    <w:p w:rsidR="00000000" w:rsidDel="00000000" w:rsidP="00000000" w:rsidRDefault="00000000" w:rsidRPr="00000000" w14:paraId="000000CD">
      <w:pPr>
        <w:numPr>
          <w:ilvl w:val="0"/>
          <w:numId w:val="3"/>
        </w:numPr>
        <w:spacing w:after="20" w:before="20" w:line="240" w:lineRule="auto"/>
        <w:ind w:left="720" w:hanging="360"/>
        <w:rPr/>
      </w:pPr>
      <w:r w:rsidDel="00000000" w:rsidR="00000000" w:rsidRPr="00000000">
        <w:rPr>
          <w:b w:val="1"/>
          <w:bCs w:val="1"/>
          <w:rtl w:val="0"/>
        </w:rPr>
        <w:t xml:space="preserve">SeoSamba:</w:t>
      </w:r>
      <w:r w:rsidDel="00000000" w:rsidR="00000000" w:rsidRPr="00000000">
        <w:rPr>
          <w:rtl w:val="0"/>
        </w:rPr>
        <w:t xml:space="preserve"> interest in AI-driven signals/engagement tracking (site analytics, newsletter opens/clicks, quote views).</w:t>
      </w:r>
    </w:p>
    <w:p w:rsidR="00000000" w:rsidDel="00000000" w:rsidP="00000000" w:rsidRDefault="00000000" w:rsidRPr="00000000" w14:paraId="000000CE">
      <w:pPr>
        <w:pStyle w:val="Heading3"/>
        <w:spacing w:line="240" w:lineRule="auto"/>
        <w:rPr>
          <w:color w:val="2e75b6"/>
        </w:rPr>
      </w:pPr>
      <w:bookmarkStart w:colFirst="0" w:colLast="0" w:name="_l1jqk3gne1iz" w:id="27"/>
      <w:bookmarkEnd w:id="27"/>
      <w:r w:rsidDel="00000000" w:rsidR="00000000" w:rsidRPr="00000000">
        <w:rPr>
          <w:color w:val="2e75b6"/>
          <w:rtl w:val="0"/>
        </w:rPr>
        <w:t xml:space="preserve">4.1.5 Where CRMs disappoint (problems users report)</w:t>
      </w:r>
    </w:p>
    <w:p w:rsidR="00000000" w:rsidDel="00000000" w:rsidP="00000000" w:rsidRDefault="00000000" w:rsidRPr="00000000" w14:paraId="000000CF">
      <w:pPr>
        <w:numPr>
          <w:ilvl w:val="0"/>
          <w:numId w:val="6"/>
        </w:numPr>
        <w:spacing w:after="20" w:before="20" w:line="240" w:lineRule="auto"/>
        <w:ind w:left="720" w:hanging="360"/>
        <w:rPr/>
      </w:pPr>
      <w:r w:rsidDel="00000000" w:rsidR="00000000" w:rsidRPr="00000000">
        <w:rPr>
          <w:b w:val="1"/>
          <w:bCs w:val="1"/>
          <w:rtl w:val="0"/>
        </w:rPr>
        <w:t xml:space="preserve">Setup/configuration complexity (HubSpot, others):</w:t>
      </w:r>
      <w:r w:rsidDel="00000000" w:rsidR="00000000" w:rsidRPr="00000000">
        <w:rPr>
          <w:rtl w:val="0"/>
        </w:rPr>
        <w:t xml:space="preserve"> users feel they spend more time setting up than using.</w:t>
      </w:r>
    </w:p>
    <w:p w:rsidR="00000000" w:rsidDel="00000000" w:rsidP="00000000" w:rsidRDefault="00000000" w:rsidRPr="00000000" w14:paraId="000000D0">
      <w:pPr>
        <w:numPr>
          <w:ilvl w:val="0"/>
          <w:numId w:val="6"/>
        </w:numPr>
        <w:spacing w:after="20" w:before="20" w:line="240" w:lineRule="auto"/>
        <w:ind w:left="720" w:hanging="360"/>
        <w:rPr/>
      </w:pPr>
      <w:r w:rsidDel="00000000" w:rsidR="00000000" w:rsidRPr="00000000">
        <w:rPr>
          <w:b w:val="1"/>
          <w:bCs w:val="1"/>
          <w:rtl w:val="0"/>
        </w:rPr>
        <w:t xml:space="preserve">Getting lost in settings (Zoho):</w:t>
      </w:r>
      <w:r w:rsidDel="00000000" w:rsidR="00000000" w:rsidRPr="00000000">
        <w:rPr>
          <w:rtl w:val="0"/>
        </w:rPr>
        <w:t xml:space="preserve"> flexibility becomes a usability tax.</w:t>
      </w:r>
    </w:p>
    <w:p w:rsidR="00000000" w:rsidDel="00000000" w:rsidP="00000000" w:rsidRDefault="00000000" w:rsidRPr="00000000" w14:paraId="000000D1">
      <w:pPr>
        <w:numPr>
          <w:ilvl w:val="0"/>
          <w:numId w:val="6"/>
        </w:numPr>
        <w:spacing w:after="20" w:before="20" w:line="240" w:lineRule="auto"/>
        <w:ind w:left="720" w:hanging="360"/>
        <w:rPr/>
      </w:pPr>
      <w:r w:rsidDel="00000000" w:rsidR="00000000" w:rsidRPr="00000000">
        <w:rPr>
          <w:b w:val="1"/>
          <w:bCs w:val="1"/>
          <w:rtl w:val="0"/>
        </w:rPr>
        <w:t xml:space="preserve">Entry plans feel unusable for teams (HubSpot/Salesforce):</w:t>
      </w:r>
      <w:r w:rsidDel="00000000" w:rsidR="00000000" w:rsidRPr="00000000">
        <w:rPr>
          <w:rtl w:val="0"/>
        </w:rPr>
        <w:t xml:space="preserve"> strong frustration with </w:t>
      </w:r>
      <w:r w:rsidDel="00000000" w:rsidR="00000000" w:rsidRPr="00000000">
        <w:rPr>
          <w:b w:val="1"/>
          <w:bCs w:val="1"/>
          <w:rtl w:val="0"/>
        </w:rPr>
        <w:t xml:space="preserve">forced upgrades</w:t>
      </w:r>
      <w:r w:rsidDel="00000000" w:rsidR="00000000" w:rsidRPr="00000000">
        <w:rPr>
          <w:rtl w:val="0"/>
        </w:rPr>
        <w:t xml:space="preserve"> and costs exceeding expectations.</w:t>
      </w:r>
    </w:p>
    <w:p w:rsidR="00000000" w:rsidDel="00000000" w:rsidP="00000000" w:rsidRDefault="00000000" w:rsidRPr="00000000" w14:paraId="000000D2">
      <w:pPr>
        <w:numPr>
          <w:ilvl w:val="0"/>
          <w:numId w:val="6"/>
        </w:numPr>
        <w:spacing w:after="20" w:before="20" w:line="240" w:lineRule="auto"/>
        <w:ind w:left="720" w:hanging="360"/>
        <w:rPr/>
      </w:pPr>
      <w:r w:rsidDel="00000000" w:rsidR="00000000" w:rsidRPr="00000000">
        <w:rPr>
          <w:b w:val="1"/>
          <w:bCs w:val="1"/>
          <w:rtl w:val="0"/>
        </w:rPr>
        <w:t xml:space="preserve">Reliability issues (Zoho/Odoo mentioned):</w:t>
      </w:r>
      <w:r w:rsidDel="00000000" w:rsidR="00000000" w:rsidRPr="00000000">
        <w:rPr>
          <w:rtl w:val="0"/>
        </w:rPr>
        <w:t xml:space="preserve"> instability harms core workflows (login issues, call log problems), including:</w:t>
      </w:r>
    </w:p>
    <w:p w:rsidR="00000000" w:rsidDel="00000000" w:rsidP="00000000" w:rsidRDefault="00000000" w:rsidRPr="00000000" w14:paraId="000000D3">
      <w:pPr>
        <w:numPr>
          <w:ilvl w:val="1"/>
          <w:numId w:val="6"/>
        </w:numPr>
        <w:spacing w:after="20" w:before="20" w:line="240" w:lineRule="auto"/>
        <w:ind w:left="1440" w:hanging="360"/>
        <w:rPr/>
      </w:pPr>
      <w:r w:rsidDel="00000000" w:rsidR="00000000" w:rsidRPr="00000000">
        <w:rPr>
          <w:rtl w:val="0"/>
        </w:rPr>
        <w:t xml:space="preserve">App crashes / stability issues</w:t>
      </w:r>
    </w:p>
    <w:p w:rsidR="00000000" w:rsidDel="00000000" w:rsidP="00000000" w:rsidRDefault="00000000" w:rsidRPr="00000000" w14:paraId="000000D4">
      <w:pPr>
        <w:numPr>
          <w:ilvl w:val="1"/>
          <w:numId w:val="6"/>
        </w:numPr>
        <w:spacing w:after="20" w:before="20" w:line="240" w:lineRule="auto"/>
        <w:ind w:left="1440" w:hanging="360"/>
        <w:rPr/>
      </w:pPr>
      <w:r w:rsidDel="00000000" w:rsidR="00000000" w:rsidRPr="00000000">
        <w:rPr>
          <w:rtl w:val="0"/>
        </w:rPr>
        <w:t xml:space="preserve">Data loss concerns (“my complete data disappeared”)</w:t>
      </w:r>
    </w:p>
    <w:p w:rsidR="00000000" w:rsidDel="00000000" w:rsidP="00000000" w:rsidRDefault="00000000" w:rsidRPr="00000000" w14:paraId="000000D5">
      <w:pPr>
        <w:numPr>
          <w:ilvl w:val="1"/>
          <w:numId w:val="6"/>
        </w:numPr>
        <w:spacing w:after="20" w:before="20" w:line="240" w:lineRule="auto"/>
        <w:ind w:left="1440" w:hanging="360"/>
        <w:rPr/>
      </w:pPr>
      <w:r w:rsidDel="00000000" w:rsidR="00000000" w:rsidRPr="00000000">
        <w:rPr>
          <w:rtl w:val="0"/>
        </w:rPr>
        <w:t xml:space="preserve">Contact-saving failures (core workflow breaks)</w:t>
      </w:r>
    </w:p>
    <w:p w:rsidR="00000000" w:rsidDel="00000000" w:rsidP="00000000" w:rsidRDefault="00000000" w:rsidRPr="00000000" w14:paraId="000000D6">
      <w:pPr>
        <w:numPr>
          <w:ilvl w:val="1"/>
          <w:numId w:val="6"/>
        </w:numPr>
        <w:spacing w:after="20" w:before="20" w:line="240" w:lineRule="auto"/>
        <w:ind w:left="1440" w:hanging="360"/>
        <w:rPr/>
      </w:pPr>
      <w:r w:rsidDel="00000000" w:rsidR="00000000" w:rsidRPr="00000000">
        <w:rPr>
          <w:rFonts w:ascii="Arial Unicode MS" w:cs="Arial Unicode MS" w:eastAsia="Arial Unicode MS" w:hAnsi="Arial Unicode MS"/>
          <w:rtl w:val="0"/>
        </w:rPr>
        <w:t xml:space="preserve">Limited customization on mobile → perceived outdated experience</w:t>
      </w:r>
      <w:r w:rsidDel="00000000" w:rsidR="00000000" w:rsidRPr="00000000">
        <w:rPr>
          <w:rtl w:val="0"/>
        </w:rPr>
      </w:r>
    </w:p>
    <w:p w:rsidR="00000000" w:rsidDel="00000000" w:rsidP="00000000" w:rsidRDefault="00000000" w:rsidRPr="00000000" w14:paraId="000000D7">
      <w:pPr>
        <w:numPr>
          <w:ilvl w:val="0"/>
          <w:numId w:val="6"/>
        </w:numPr>
        <w:spacing w:after="20" w:before="20" w:line="240" w:lineRule="auto"/>
        <w:ind w:left="720" w:hanging="360"/>
        <w:rPr/>
      </w:pPr>
      <w:r w:rsidDel="00000000" w:rsidR="00000000" w:rsidRPr="00000000">
        <w:rPr>
          <w:b w:val="1"/>
          <w:bCs w:val="1"/>
          <w:rtl w:val="0"/>
        </w:rPr>
        <w:t xml:space="preserve">Critical integration failures (Play store):</w:t>
      </w:r>
      <w:r w:rsidDel="00000000" w:rsidR="00000000" w:rsidRPr="00000000">
        <w:rPr>
          <w:rtl w:val="0"/>
        </w:rPr>
        <w:t xml:space="preserve"> missing/partial integrations (calendar, bookings, notes) and </w:t>
      </w:r>
      <w:r w:rsidDel="00000000" w:rsidR="00000000" w:rsidRPr="00000000">
        <w:rPr>
          <w:b w:val="1"/>
          <w:bCs w:val="1"/>
          <w:rtl w:val="0"/>
        </w:rPr>
        <w:t xml:space="preserve">one-way calendar sync</w:t>
      </w:r>
      <w:r w:rsidDel="00000000" w:rsidR="00000000" w:rsidRPr="00000000">
        <w:rPr>
          <w:rtl w:val="0"/>
        </w:rPr>
        <w:t xml:space="preserve"> reduce trust and productivity, directly impacting scheduling and follow-up.</w:t>
      </w:r>
    </w:p>
    <w:p w:rsidR="00000000" w:rsidDel="00000000" w:rsidP="00000000" w:rsidRDefault="00000000" w:rsidRPr="00000000" w14:paraId="000000D8">
      <w:pPr>
        <w:pStyle w:val="Heading3"/>
        <w:spacing w:line="240" w:lineRule="auto"/>
        <w:rPr>
          <w:color w:val="2e75b6"/>
        </w:rPr>
      </w:pPr>
      <w:bookmarkStart w:colFirst="0" w:colLast="0" w:name="_3zchrf71o0y1" w:id="28"/>
      <w:bookmarkEnd w:id="28"/>
      <w:r w:rsidDel="00000000" w:rsidR="00000000" w:rsidRPr="00000000">
        <w:rPr>
          <w:color w:val="2e75b6"/>
          <w:rtl w:val="0"/>
        </w:rPr>
        <w:t xml:space="preserve">4.1.6 Lead sources users mention</w:t>
      </w:r>
    </w:p>
    <w:p w:rsidR="00000000" w:rsidDel="00000000" w:rsidP="00000000" w:rsidRDefault="00000000" w:rsidRPr="00000000" w14:paraId="000000D9">
      <w:pPr>
        <w:numPr>
          <w:ilvl w:val="0"/>
          <w:numId w:val="9"/>
        </w:numPr>
        <w:spacing w:after="20" w:before="20" w:line="240" w:lineRule="auto"/>
        <w:ind w:left="720" w:hanging="360"/>
        <w:rPr/>
      </w:pPr>
      <w:r w:rsidDel="00000000" w:rsidR="00000000" w:rsidRPr="00000000">
        <w:rPr>
          <w:rtl w:val="0"/>
        </w:rPr>
        <w:t xml:space="preserve">Mostly inbound leads</w:t>
      </w:r>
    </w:p>
    <w:p w:rsidR="00000000" w:rsidDel="00000000" w:rsidP="00000000" w:rsidRDefault="00000000" w:rsidRPr="00000000" w14:paraId="000000DA">
      <w:pPr>
        <w:numPr>
          <w:ilvl w:val="0"/>
          <w:numId w:val="9"/>
        </w:numPr>
        <w:spacing w:after="20" w:before="20" w:line="240" w:lineRule="auto"/>
        <w:ind w:left="720" w:hanging="360"/>
        <w:rPr/>
      </w:pPr>
      <w:r w:rsidDel="00000000" w:rsidR="00000000" w:rsidRPr="00000000">
        <w:rPr>
          <w:rtl w:val="0"/>
        </w:rPr>
        <w:t xml:space="preserve">Referrals</w:t>
      </w:r>
    </w:p>
    <w:p w:rsidR="00000000" w:rsidDel="00000000" w:rsidP="00000000" w:rsidRDefault="00000000" w:rsidRPr="00000000" w14:paraId="000000DB">
      <w:pPr>
        <w:spacing w:after="20" w:before="20" w:line="240" w:lineRule="auto"/>
        <w:rPr/>
      </w:pPr>
      <w:r w:rsidDel="00000000" w:rsidR="00000000" w:rsidRPr="00000000">
        <w:rPr>
          <w:rtl w:val="0"/>
        </w:rPr>
      </w:r>
    </w:p>
    <w:p w:rsidR="00000000" w:rsidDel="00000000" w:rsidP="00000000" w:rsidRDefault="00000000" w:rsidRPr="00000000" w14:paraId="000000DC">
      <w:pPr>
        <w:spacing w:after="20" w:before="20" w:line="240" w:lineRule="auto"/>
        <w:rPr/>
      </w:pPr>
      <w:r w:rsidDel="00000000" w:rsidR="00000000" w:rsidRPr="00000000">
        <w:rPr>
          <w:rtl w:val="0"/>
        </w:rPr>
        <w:t xml:space="preserve">References of the user requirements and problems faced by the actual users:</w:t>
      </w:r>
    </w:p>
    <w:p w:rsidR="00000000" w:rsidDel="00000000" w:rsidP="00000000" w:rsidRDefault="00000000" w:rsidRPr="00000000" w14:paraId="000000DD">
      <w:pPr>
        <w:spacing w:after="20" w:before="20" w:line="240" w:lineRule="auto"/>
        <w:rPr/>
      </w:pPr>
      <w:r w:rsidDel="00000000" w:rsidR="00000000" w:rsidRPr="00000000">
        <w:rPr>
          <w:rtl w:val="0"/>
        </w:rPr>
      </w:r>
    </w:p>
    <w:p w:rsidR="00000000" w:rsidDel="00000000" w:rsidP="00000000" w:rsidRDefault="00000000" w:rsidRPr="00000000" w14:paraId="000000DE">
      <w:pPr>
        <w:spacing w:after="20" w:before="20" w:line="240" w:lineRule="auto"/>
        <w:rPr/>
      </w:pPr>
      <w:hyperlink r:id="rId15">
        <w:r w:rsidDel="00000000" w:rsidR="00000000" w:rsidRPr="00000000">
          <w:rPr>
            <w:color w:val="1155cc"/>
            <w:u w:val="single"/>
            <w:rtl w:val="0"/>
          </w:rPr>
          <w:t xml:space="preserve">Feedback Reference 1</w:t>
        </w:r>
      </w:hyperlink>
      <w:r w:rsidDel="00000000" w:rsidR="00000000" w:rsidRPr="00000000">
        <w:rPr>
          <w:rtl w:val="0"/>
        </w:rPr>
        <w:t xml:space="preserve">     </w:t>
      </w:r>
    </w:p>
    <w:p w:rsidR="00000000" w:rsidDel="00000000" w:rsidP="00000000" w:rsidRDefault="00000000" w:rsidRPr="00000000" w14:paraId="000000DF">
      <w:pPr>
        <w:spacing w:after="20" w:before="20" w:line="240" w:lineRule="auto"/>
        <w:rPr/>
      </w:pPr>
      <w:hyperlink r:id="rId16">
        <w:r w:rsidDel="00000000" w:rsidR="00000000" w:rsidRPr="00000000">
          <w:rPr>
            <w:color w:val="1155cc"/>
            <w:u w:val="single"/>
            <w:rtl w:val="0"/>
          </w:rPr>
          <w:t xml:space="preserve">Feedback Reference 2</w:t>
        </w:r>
      </w:hyperlink>
      <w:r w:rsidDel="00000000" w:rsidR="00000000" w:rsidRPr="00000000">
        <w:rPr>
          <w:rtl w:val="0"/>
        </w:rPr>
      </w:r>
    </w:p>
    <w:p w:rsidR="00000000" w:rsidDel="00000000" w:rsidP="00000000" w:rsidRDefault="00000000" w:rsidRPr="00000000" w14:paraId="000000E0">
      <w:pPr>
        <w:spacing w:after="20" w:before="20" w:line="240" w:lineRule="auto"/>
        <w:rPr/>
      </w:pPr>
      <w:hyperlink r:id="rId17">
        <w:r w:rsidDel="00000000" w:rsidR="00000000" w:rsidRPr="00000000">
          <w:rPr>
            <w:color w:val="1155cc"/>
            <w:u w:val="single"/>
            <w:rtl w:val="0"/>
          </w:rPr>
          <w:t xml:space="preserve">Feedback Reference 3</w:t>
        </w:r>
      </w:hyperlink>
      <w:r w:rsidDel="00000000" w:rsidR="00000000" w:rsidRPr="00000000">
        <w:rPr>
          <w:rtl w:val="0"/>
        </w:rPr>
      </w:r>
    </w:p>
    <w:p w:rsidR="00000000" w:rsidDel="00000000" w:rsidP="00000000" w:rsidRDefault="00000000" w:rsidRPr="00000000" w14:paraId="000000E1">
      <w:pPr>
        <w:spacing w:after="20" w:before="20" w:line="240" w:lineRule="auto"/>
        <w:rPr/>
      </w:pPr>
      <w:hyperlink r:id="rId18">
        <w:r w:rsidDel="00000000" w:rsidR="00000000" w:rsidRPr="00000000">
          <w:rPr>
            <w:color w:val="1155cc"/>
            <w:u w:val="single"/>
            <w:rtl w:val="0"/>
          </w:rPr>
          <w:t xml:space="preserve">Feedback Reference 4</w:t>
        </w:r>
      </w:hyperlink>
      <w:r w:rsidDel="00000000" w:rsidR="00000000" w:rsidRPr="00000000">
        <w:rPr>
          <w:rtl w:val="0"/>
        </w:rPr>
      </w:r>
    </w:p>
    <w:p w:rsidR="00000000" w:rsidDel="00000000" w:rsidP="00000000" w:rsidRDefault="00000000" w:rsidRPr="00000000" w14:paraId="000000E2">
      <w:pPr>
        <w:spacing w:after="20" w:before="20" w:line="240" w:lineRule="auto"/>
        <w:rPr/>
      </w:pPr>
      <w:hyperlink r:id="rId19">
        <w:r w:rsidDel="00000000" w:rsidR="00000000" w:rsidRPr="00000000">
          <w:rPr>
            <w:color w:val="1155cc"/>
            <w:u w:val="single"/>
            <w:rtl w:val="0"/>
          </w:rPr>
          <w:t xml:space="preserve">Feedback Reference 5</w:t>
        </w:r>
      </w:hyperlink>
      <w:r w:rsidDel="00000000" w:rsidR="00000000" w:rsidRPr="00000000">
        <w:rPr>
          <w:rtl w:val="0"/>
        </w:rPr>
      </w:r>
    </w:p>
    <w:p w:rsidR="00000000" w:rsidDel="00000000" w:rsidP="00000000" w:rsidRDefault="00000000" w:rsidRPr="00000000" w14:paraId="000000E3">
      <w:pPr>
        <w:spacing w:after="20" w:before="20" w:line="240" w:lineRule="auto"/>
        <w:rPr/>
      </w:pPr>
      <w:hyperlink r:id="rId20">
        <w:r w:rsidDel="00000000" w:rsidR="00000000" w:rsidRPr="00000000">
          <w:rPr>
            <w:color w:val="1155cc"/>
            <w:u w:val="single"/>
            <w:rtl w:val="0"/>
          </w:rPr>
          <w:t xml:space="preserve">Feedback Reference 6</w:t>
        </w:r>
      </w:hyperlink>
      <w:r w:rsidDel="00000000" w:rsidR="00000000" w:rsidRPr="00000000">
        <w:rPr>
          <w:rtl w:val="0"/>
        </w:rPr>
      </w:r>
    </w:p>
    <w:p w:rsidR="00000000" w:rsidDel="00000000" w:rsidP="00000000" w:rsidRDefault="00000000" w:rsidRPr="00000000" w14:paraId="000000E4">
      <w:pPr>
        <w:spacing w:after="20" w:before="20" w:line="240" w:lineRule="auto"/>
        <w:rPr/>
      </w:pPr>
      <w:hyperlink r:id="rId21">
        <w:r w:rsidDel="00000000" w:rsidR="00000000" w:rsidRPr="00000000">
          <w:rPr>
            <w:color w:val="1155cc"/>
            <w:u w:val="single"/>
            <w:rtl w:val="0"/>
          </w:rPr>
          <w:t xml:space="preserve">Feedback Reference 7</w:t>
        </w:r>
      </w:hyperlink>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        </w:t>
      </w:r>
    </w:p>
    <w:p w:rsidR="00000000" w:rsidDel="00000000" w:rsidP="00000000" w:rsidRDefault="00000000" w:rsidRPr="00000000" w14:paraId="000000E6">
      <w:pPr>
        <w:pStyle w:val="Heading2"/>
        <w:spacing w:line="240" w:lineRule="auto"/>
        <w:rPr/>
      </w:pPr>
      <w:bookmarkStart w:colFirst="0" w:colLast="0" w:name="_hmd2gr4cfwda" w:id="29"/>
      <w:bookmarkEnd w:id="29"/>
      <w:r w:rsidDel="00000000" w:rsidR="00000000" w:rsidRPr="00000000">
        <w:rPr>
          <w:rtl w:val="0"/>
        </w:rPr>
        <w:t xml:space="preserve">4.2 CRM Adoption Failure Among Early-Stage Founders</w:t>
      </w:r>
    </w:p>
    <w:tbl>
      <w:tblPr>
        <w:tblStyle w:val="Table6"/>
        <w:tblW w:w="11040.0" w:type="dxa"/>
        <w:jc w:val="left"/>
        <w:tblInd w:w="-852.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2.0000000000005"/>
        <w:gridCol w:w="2808"/>
        <w:gridCol w:w="5550"/>
        <w:tblGridChange w:id="0">
          <w:tblGrid>
            <w:gridCol w:w="2682.0000000000005"/>
            <w:gridCol w:w="2808"/>
            <w:gridCol w:w="5550"/>
          </w:tblGrid>
        </w:tblGridChange>
      </w:tblGrid>
      <w:tr>
        <w:trPr>
          <w:cantSplit w:val="0"/>
          <w:trHeight w:val="540" w:hRule="atLeast"/>
          <w:tblHeader w:val="0"/>
        </w:trPr>
        <w:tc>
          <w:tcPr>
            <w:tcBorders>
              <w:top w:color="ffffff" w:space="0" w:sz="6" w:val="single"/>
              <w:left w:color="ffffff" w:space="0" w:sz="6" w:val="single"/>
              <w:bottom w:color="ffffff" w:space="0" w:sz="6" w:val="single"/>
              <w:right w:color="ffffff" w:space="0" w:sz="6" w:val="single"/>
            </w:tcBorders>
            <w:shd w:fill="0b5394" w:val="clear"/>
            <w:tcMar>
              <w:top w:w="40.0" w:type="dxa"/>
              <w:left w:w="40.0" w:type="dxa"/>
              <w:bottom w:w="40.0" w:type="dxa"/>
              <w:right w:w="40.0" w:type="dxa"/>
            </w:tcMar>
            <w:vAlign w:val="top"/>
          </w:tcPr>
          <w:p w:rsidR="00000000" w:rsidDel="00000000" w:rsidP="00000000" w:rsidRDefault="00000000" w:rsidRPr="00000000" w14:paraId="000000E7">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ffffff" w:space="0" w:sz="6" w:val="single"/>
              <w:left w:color="ffffff" w:space="0" w:sz="6" w:val="single"/>
              <w:bottom w:color="ffffff" w:space="0" w:sz="6" w:val="single"/>
              <w:right w:color="ffffff" w:space="0" w:sz="6" w:val="single"/>
            </w:tcBorders>
            <w:shd w:fill="0b5394" w:val="clear"/>
            <w:tcMar>
              <w:top w:w="40.0" w:type="dxa"/>
              <w:left w:w="40.0" w:type="dxa"/>
              <w:bottom w:w="40.0" w:type="dxa"/>
              <w:right w:w="40.0" w:type="dxa"/>
            </w:tcMar>
            <w:vAlign w:val="top"/>
          </w:tcPr>
          <w:p w:rsidR="00000000" w:rsidDel="00000000" w:rsidP="00000000" w:rsidRDefault="00000000" w:rsidRPr="00000000" w14:paraId="000000E8">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Statistic</w:t>
            </w:r>
          </w:p>
        </w:tc>
        <w:tc>
          <w:tcPr>
            <w:tcBorders>
              <w:top w:color="ffffff" w:space="0" w:sz="6" w:val="single"/>
              <w:left w:color="ffffff" w:space="0" w:sz="6" w:val="single"/>
              <w:bottom w:color="ffffff" w:space="0" w:sz="6" w:val="single"/>
              <w:right w:color="ffffff" w:space="0" w:sz="6" w:val="single"/>
            </w:tcBorders>
            <w:shd w:fill="0b5394" w:val="clear"/>
            <w:tcMar>
              <w:top w:w="40.0" w:type="dxa"/>
              <w:left w:w="40.0" w:type="dxa"/>
              <w:bottom w:w="40.0" w:type="dxa"/>
              <w:right w:w="40.0" w:type="dxa"/>
            </w:tcMar>
            <w:vAlign w:val="top"/>
          </w:tcPr>
          <w:p w:rsidR="00000000" w:rsidDel="00000000" w:rsidP="00000000" w:rsidRDefault="00000000" w:rsidRPr="00000000" w14:paraId="000000E9">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Insight </w:t>
            </w:r>
          </w:p>
        </w:tc>
      </w:tr>
      <w:tr>
        <w:trPr>
          <w:cantSplit w:val="0"/>
          <w:trHeight w:val="900" w:hRule="atLeast"/>
          <w:tblHeader w:val="0"/>
        </w:trPr>
        <w:tc>
          <w:tcPr>
            <w:tcBorders>
              <w:top w:color="ffffff"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40" w:lineRule="auto"/>
              <w:rPr>
                <w:b w:val="1"/>
                <w:bCs w:val="1"/>
                <w:sz w:val="20"/>
                <w:szCs w:val="20"/>
              </w:rPr>
            </w:pPr>
            <w:r w:rsidDel="00000000" w:rsidR="00000000" w:rsidRPr="00000000">
              <w:rPr>
                <w:b w:val="1"/>
                <w:bCs w:val="1"/>
                <w:sz w:val="20"/>
                <w:szCs w:val="20"/>
                <w:rtl w:val="0"/>
              </w:rPr>
              <w:t xml:space="preserve">Overall CRM Implementation Failure</w:t>
            </w:r>
          </w:p>
        </w:tc>
        <w:tc>
          <w:tcPr>
            <w:tcBorders>
              <w:top w:color="ffffff"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30 - 70% of CRM projects fail to meet expectations</w:t>
            </w:r>
          </w:p>
        </w:tc>
        <w:tc>
          <w:tcPr>
            <w:tcBorders>
              <w:top w:color="ffffff"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Buying a CRM does not guarantee sales process improvement. Early founders often adopt tools before having clear processes.</w:t>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spacing w:line="240" w:lineRule="auto"/>
              <w:rPr>
                <w:b w:val="1"/>
                <w:bCs w:val="1"/>
                <w:sz w:val="20"/>
                <w:szCs w:val="20"/>
              </w:rPr>
            </w:pPr>
            <w:r w:rsidDel="00000000" w:rsidR="00000000" w:rsidRPr="00000000">
              <w:rPr>
                <w:b w:val="1"/>
                <w:bCs w:val="1"/>
                <w:sz w:val="20"/>
                <w:szCs w:val="20"/>
                <w:rtl w:val="0"/>
              </w:rPr>
              <w:t xml:space="preserve">Failure to Achieve Objectives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55% of CRM implementations fail to meet planned objectives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Most failures come from poor workflow alignment and low usage rather than technical issues.</w:t>
            </w:r>
          </w:p>
        </w:tc>
      </w:tr>
      <w:tr>
        <w:trPr>
          <w:cantSplit w:val="0"/>
          <w:trHeight w:val="718.4326171874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spacing w:line="240" w:lineRule="auto"/>
              <w:rPr>
                <w:b w:val="1"/>
                <w:bCs w:val="1"/>
                <w:sz w:val="20"/>
                <w:szCs w:val="20"/>
              </w:rPr>
            </w:pPr>
            <w:r w:rsidDel="00000000" w:rsidR="00000000" w:rsidRPr="00000000">
              <w:rPr>
                <w:b w:val="1"/>
                <w:bCs w:val="1"/>
                <w:sz w:val="20"/>
                <w:szCs w:val="20"/>
                <w:rtl w:val="0"/>
              </w:rPr>
              <w:t xml:space="preserve">Low User Adoption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Only 40% of companies achieve high CRM adoption (&gt;90%)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Founders and sales reps often see CRM updates as extra work rather than a sales tool.</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40" w:lineRule="auto"/>
              <w:rPr>
                <w:b w:val="1"/>
                <w:bCs w:val="1"/>
                <w:sz w:val="20"/>
                <w:szCs w:val="20"/>
              </w:rPr>
            </w:pPr>
            <w:r w:rsidDel="00000000" w:rsidR="00000000" w:rsidRPr="00000000">
              <w:rPr>
                <w:b w:val="1"/>
                <w:bCs w:val="1"/>
                <w:sz w:val="20"/>
                <w:szCs w:val="20"/>
                <w:rtl w:val="0"/>
              </w:rPr>
              <w:t xml:space="preserve">Primary Cause of Failure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47% of CRM failures are due to poor user adoption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If logging data feels like manual admin work, founders abandon CRM usage quickly.</w:t>
            </w:r>
          </w:p>
        </w:tc>
      </w:tr>
      <w:tr>
        <w:trPr>
          <w:cantSplit w:val="0"/>
          <w:trHeight w:val="778.4326171874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6">
            <w:pPr>
              <w:widowControl w:val="0"/>
              <w:spacing w:line="240" w:lineRule="auto"/>
              <w:rPr>
                <w:b w:val="1"/>
                <w:bCs w:val="1"/>
                <w:sz w:val="20"/>
                <w:szCs w:val="20"/>
              </w:rPr>
            </w:pPr>
            <w:r w:rsidDel="00000000" w:rsidR="00000000" w:rsidRPr="00000000">
              <w:rPr>
                <w:b w:val="1"/>
                <w:bCs w:val="1"/>
                <w:sz w:val="20"/>
                <w:szCs w:val="20"/>
                <w:rtl w:val="0"/>
              </w:rPr>
              <w:t xml:space="preserve">Manual Data Entry Friction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23% of users cite manual data entry as the biggest obstacle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Early-stage founders already multitask; manual logging reduces adoption.</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spacing w:line="240" w:lineRule="auto"/>
              <w:rPr>
                <w:b w:val="1"/>
                <w:bCs w:val="1"/>
                <w:sz w:val="20"/>
                <w:szCs w:val="20"/>
              </w:rPr>
            </w:pPr>
            <w:r w:rsidDel="00000000" w:rsidR="00000000" w:rsidRPr="00000000">
              <w:rPr>
                <w:b w:val="1"/>
                <w:bCs w:val="1"/>
                <w:sz w:val="20"/>
                <w:szCs w:val="20"/>
                <w:rtl w:val="0"/>
              </w:rPr>
              <w:t xml:space="preserve">Revenue Impact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37% of CRM users report revenue loss due to poor data quality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When founders stop updating CRM, pipeline visibility breaks and follow-ups are missed.</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C">
            <w:pPr>
              <w:widowControl w:val="0"/>
              <w:spacing w:line="240" w:lineRule="auto"/>
              <w:rPr>
                <w:b w:val="1"/>
                <w:bCs w:val="1"/>
                <w:sz w:val="20"/>
                <w:szCs w:val="20"/>
              </w:rPr>
            </w:pPr>
            <w:r w:rsidDel="00000000" w:rsidR="00000000" w:rsidRPr="00000000">
              <w:rPr>
                <w:b w:val="1"/>
                <w:bCs w:val="1"/>
                <w:sz w:val="20"/>
                <w:szCs w:val="20"/>
                <w:rtl w:val="0"/>
              </w:rPr>
              <w:t xml:space="preserve">Feature Underutilization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40% of companies use less than half of CRM features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Complex tools overwhelm small teams that only need simple deal tracking.</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F">
            <w:pPr>
              <w:widowControl w:val="0"/>
              <w:spacing w:line="240" w:lineRule="auto"/>
              <w:rPr>
                <w:b w:val="1"/>
                <w:bCs w:val="1"/>
                <w:sz w:val="20"/>
                <w:szCs w:val="20"/>
              </w:rPr>
            </w:pPr>
            <w:r w:rsidDel="00000000" w:rsidR="00000000" w:rsidRPr="00000000">
              <w:rPr>
                <w:b w:val="1"/>
                <w:bCs w:val="1"/>
                <w:sz w:val="20"/>
                <w:szCs w:val="20"/>
                <w:rtl w:val="0"/>
              </w:rPr>
              <w:t xml:space="preserve">Training and Change Management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41% report low utilization due to lack of training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Early startups rarely invest time in onboarding or process design.</w:t>
            </w:r>
          </w:p>
        </w:tc>
      </w:tr>
    </w:tbl>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b w:val="1"/>
          <w:bCs w:val="1"/>
          <w:rtl w:val="0"/>
        </w:rPr>
        <w:t xml:space="preserve">Insights: </w:t>
      </w:r>
      <w:r w:rsidDel="00000000" w:rsidR="00000000" w:rsidRPr="00000000">
        <w:rPr>
          <w:rtl w:val="0"/>
        </w:rPr>
        <w:t xml:space="preserve">Founders see CRM updates as administrative overhead rather than a productivity tool, as it requires constant manual updates (calls, emails, follow-ups) and they stop using them quickly. The biggest opportunity in CRM innovation for early founders is </w:t>
      </w:r>
      <w:r w:rsidDel="00000000" w:rsidR="00000000" w:rsidRPr="00000000">
        <w:rPr>
          <w:b w:val="1"/>
          <w:bCs w:val="1"/>
          <w:rtl w:val="0"/>
        </w:rPr>
        <w:t xml:space="preserve">reducing manual data entry and making CRM passive (auto-capturing interactions)</w:t>
      </w:r>
      <w:r w:rsidDel="00000000" w:rsidR="00000000" w:rsidRPr="00000000">
        <w:rPr>
          <w:rtl w:val="0"/>
        </w:rPr>
        <w:t xml:space="preserve"> rather than expecting founders to maintain it manually.</w:t>
      </w:r>
    </w:p>
    <w:p w:rsidR="00000000" w:rsidDel="00000000" w:rsidP="00000000" w:rsidRDefault="00000000" w:rsidRPr="00000000" w14:paraId="00000104">
      <w:pPr>
        <w:spacing w:line="240" w:lineRule="auto"/>
        <w:rPr>
          <w:b w:val="1"/>
          <w:bCs w:val="1"/>
        </w:rPr>
      </w:pPr>
      <w:r w:rsidDel="00000000" w:rsidR="00000000" w:rsidRPr="00000000">
        <w:rPr>
          <w:rtl w:val="0"/>
        </w:rPr>
      </w:r>
    </w:p>
    <w:p w:rsidR="00000000" w:rsidDel="00000000" w:rsidP="00000000" w:rsidRDefault="00000000" w:rsidRPr="00000000" w14:paraId="00000105">
      <w:pPr>
        <w:pStyle w:val="Heading2"/>
        <w:spacing w:line="240" w:lineRule="auto"/>
        <w:rPr/>
      </w:pPr>
      <w:bookmarkStart w:colFirst="0" w:colLast="0" w:name="_8f54cslvdni7" w:id="30"/>
      <w:bookmarkEnd w:id="30"/>
      <w:r w:rsidDel="00000000" w:rsidR="00000000" w:rsidRPr="00000000">
        <w:rPr>
          <w:rtl w:val="0"/>
        </w:rPr>
        <w:t xml:space="preserve">4.3 Founder Time allocation in Early stages</w:t>
      </w:r>
    </w:p>
    <w:tbl>
      <w:tblPr>
        <w:tblStyle w:val="Table7"/>
        <w:tblW w:w="11040.0" w:type="dxa"/>
        <w:jc w:val="left"/>
        <w:tblInd w:w="-84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480"/>
        <w:gridCol w:w="4440"/>
        <w:tblGridChange w:id="0">
          <w:tblGrid>
            <w:gridCol w:w="3120"/>
            <w:gridCol w:w="3480"/>
            <w:gridCol w:w="44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34f5c" w:val="clear"/>
            <w:tcMar>
              <w:top w:w="40.0" w:type="dxa"/>
              <w:left w:w="40.0" w:type="dxa"/>
              <w:bottom w:w="40.0" w:type="dxa"/>
              <w:right w:w="40.0" w:type="dxa"/>
            </w:tcMar>
            <w:vAlign w:val="top"/>
          </w:tcPr>
          <w:p w:rsidR="00000000" w:rsidDel="00000000" w:rsidP="00000000" w:rsidRDefault="00000000" w:rsidRPr="00000000" w14:paraId="0000010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Time Allocation</w:t>
            </w:r>
          </w:p>
        </w:tc>
        <w:tc>
          <w:tcPr>
            <w:tcBorders>
              <w:top w:color="000000" w:space="0" w:sz="6" w:val="single"/>
              <w:left w:color="cccccc" w:space="0" w:sz="6" w:val="single"/>
              <w:bottom w:color="000000" w:space="0" w:sz="6" w:val="single"/>
              <w:right w:color="000000" w:space="0" w:sz="6" w:val="single"/>
            </w:tcBorders>
            <w:shd w:fill="134f5c" w:val="clear"/>
            <w:tcMar>
              <w:top w:w="40.0" w:type="dxa"/>
              <w:left w:w="40.0" w:type="dxa"/>
              <w:bottom w:w="40.0" w:type="dxa"/>
              <w:right w:w="40.0" w:type="dxa"/>
            </w:tcMar>
            <w:vAlign w:val="top"/>
          </w:tcPr>
          <w:p w:rsidR="00000000" w:rsidDel="00000000" w:rsidP="00000000" w:rsidRDefault="00000000" w:rsidRPr="00000000" w14:paraId="00000107">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Evidence</w:t>
            </w:r>
          </w:p>
        </w:tc>
        <w:tc>
          <w:tcPr>
            <w:tcBorders>
              <w:top w:color="000000" w:space="0" w:sz="6" w:val="single"/>
              <w:left w:color="cccccc" w:space="0" w:sz="6" w:val="single"/>
              <w:bottom w:color="000000" w:space="0" w:sz="6" w:val="single"/>
              <w:right w:color="000000" w:space="0" w:sz="6" w:val="single"/>
            </w:tcBorders>
            <w:shd w:fill="134f5c" w:val="clear"/>
            <w:tcMar>
              <w:top w:w="40.0" w:type="dxa"/>
              <w:left w:w="40.0" w:type="dxa"/>
              <w:bottom w:w="40.0" w:type="dxa"/>
              <w:right w:w="40.0" w:type="dxa"/>
            </w:tcMar>
            <w:vAlign w:val="top"/>
          </w:tcPr>
          <w:p w:rsidR="00000000" w:rsidDel="00000000" w:rsidP="00000000" w:rsidRDefault="00000000" w:rsidRPr="00000000" w14:paraId="00000108">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Insight</w:t>
            </w:r>
          </w:p>
        </w:tc>
      </w:tr>
      <w:tr>
        <w:trPr>
          <w:cantSplit w:val="0"/>
          <w:trHeight w:val="513.9550781249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9">
            <w:pPr>
              <w:widowControl w:val="0"/>
              <w:spacing w:line="240" w:lineRule="auto"/>
              <w:rPr>
                <w:b w:val="1"/>
                <w:bCs w:val="1"/>
                <w:sz w:val="20"/>
                <w:szCs w:val="20"/>
              </w:rPr>
            </w:pPr>
            <w:r w:rsidDel="00000000" w:rsidR="00000000" w:rsidRPr="00000000">
              <w:rPr>
                <w:b w:val="1"/>
                <w:bCs w:val="1"/>
                <w:sz w:val="20"/>
                <w:szCs w:val="20"/>
                <w:rtl w:val="0"/>
              </w:rPr>
              <w:t xml:space="preserve">Working long hours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61% of founders work 50+ hours per week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Time-constrained and constantly context switching between tasks</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C">
            <w:pPr>
              <w:widowControl w:val="0"/>
              <w:spacing w:line="240" w:lineRule="auto"/>
              <w:rPr>
                <w:b w:val="1"/>
                <w:bCs w:val="1"/>
                <w:sz w:val="20"/>
                <w:szCs w:val="20"/>
              </w:rPr>
            </w:pPr>
            <w:r w:rsidDel="00000000" w:rsidR="00000000" w:rsidRPr="00000000">
              <w:rPr>
                <w:b w:val="1"/>
                <w:bCs w:val="1"/>
                <w:sz w:val="20"/>
                <w:szCs w:val="20"/>
                <w:rtl w:val="0"/>
              </w:rPr>
              <w:t xml:space="preserve">Fundraising (early stage)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42% of seed-stage founders spend over 50% of their time fundraising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Raising capital becomes a major time sink in the early startup phase</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F">
            <w:pPr>
              <w:widowControl w:val="0"/>
              <w:spacing w:line="240" w:lineRule="auto"/>
              <w:rPr>
                <w:b w:val="1"/>
                <w:bCs w:val="1"/>
                <w:sz w:val="20"/>
                <w:szCs w:val="20"/>
              </w:rPr>
            </w:pPr>
            <w:r w:rsidDel="00000000" w:rsidR="00000000" w:rsidRPr="00000000">
              <w:rPr>
                <w:b w:val="1"/>
                <w:bCs w:val="1"/>
                <w:sz w:val="20"/>
                <w:szCs w:val="20"/>
                <w:rtl w:val="0"/>
              </w:rPr>
              <w:t xml:space="preserve">Hiring &amp; team building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44% of founders spend 30% of their time recruiting and building teams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Hiring the first employees becomes one of the biggest founder responsibilities</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line="240" w:lineRule="auto"/>
              <w:rPr>
                <w:b w:val="1"/>
                <w:bCs w:val="1"/>
                <w:sz w:val="20"/>
                <w:szCs w:val="20"/>
              </w:rPr>
            </w:pPr>
            <w:r w:rsidDel="00000000" w:rsidR="00000000" w:rsidRPr="00000000">
              <w:rPr>
                <w:b w:val="1"/>
                <w:bCs w:val="1"/>
                <w:sz w:val="20"/>
                <w:szCs w:val="20"/>
                <w:rtl w:val="0"/>
              </w:rPr>
              <w:t xml:space="preserve">Product development &amp; customer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47% say product work is the most valuable use of their time early 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Founders stay deeply involved in shaping the product and talking to users</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line="240" w:lineRule="auto"/>
              <w:rPr>
                <w:b w:val="1"/>
                <w:bCs w:val="1"/>
                <w:sz w:val="20"/>
                <w:szCs w:val="20"/>
              </w:rPr>
            </w:pPr>
            <w:r w:rsidDel="00000000" w:rsidR="00000000" w:rsidRPr="00000000">
              <w:rPr>
                <w:b w:val="1"/>
                <w:bCs w:val="1"/>
                <w:sz w:val="20"/>
                <w:szCs w:val="20"/>
                <w:rtl w:val="0"/>
              </w:rPr>
              <w:t xml:space="preserve">Operational firefighting &amp; reactive work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Startups involve constant context switching and “putting out fires”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Founders spend significant time reacting to issues rather than strategic work</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8">
            <w:pPr>
              <w:widowControl w:val="0"/>
              <w:spacing w:line="240" w:lineRule="auto"/>
              <w:rPr>
                <w:b w:val="1"/>
                <w:bCs w:val="1"/>
                <w:sz w:val="20"/>
                <w:szCs w:val="20"/>
              </w:rPr>
            </w:pPr>
            <w:r w:rsidDel="00000000" w:rsidR="00000000" w:rsidRPr="00000000">
              <w:rPr>
                <w:b w:val="1"/>
                <w:bCs w:val="1"/>
                <w:sz w:val="20"/>
                <w:szCs w:val="20"/>
                <w:rtl w:val="0"/>
              </w:rPr>
              <w:t xml:space="preserve">Meetings &amp; coordination overhead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39% of founders say many meetings could have been emails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Communication and coordination consume significant founder time</w:t>
            </w:r>
          </w:p>
        </w:tc>
      </w:tr>
    </w:tbl>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rtl w:val="0"/>
        </w:rPr>
        <w:t xml:space="preserve">Early stage founders operate across many roles and work long hours, </w:t>
      </w:r>
      <w:r w:rsidDel="00000000" w:rsidR="00000000" w:rsidRPr="00000000">
        <w:rPr>
          <w:b w:val="1"/>
          <w:bCs w:val="1"/>
          <w:rtl w:val="0"/>
        </w:rPr>
        <w:t xml:space="preserve">administrative tasks like manually updating CRM systems become low-priority and are often skipped</w:t>
      </w:r>
      <w:r w:rsidDel="00000000" w:rsidR="00000000" w:rsidRPr="00000000">
        <w:rPr>
          <w:rtl w:val="0"/>
        </w:rPr>
        <w:t xml:space="preserve">, even though sales conversations happen continuously across email, WhatsApp, and meetings. </w:t>
      </w:r>
    </w:p>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pStyle w:val="Heading2"/>
        <w:spacing w:line="240" w:lineRule="auto"/>
        <w:rPr/>
      </w:pPr>
      <w:bookmarkStart w:colFirst="0" w:colLast="0" w:name="_5kv8bpqwlmaw" w:id="31"/>
      <w:bookmarkEnd w:id="31"/>
      <w:r w:rsidDel="00000000" w:rsidR="00000000" w:rsidRPr="00000000">
        <w:rPr>
          <w:rtl w:val="0"/>
        </w:rPr>
        <w:t xml:space="preserve">4.4 The Follow up Gap</w:t>
      </w:r>
    </w:p>
    <w:tbl>
      <w:tblPr>
        <w:tblStyle w:val="Table8"/>
        <w:tblW w:w="10878.000000000002" w:type="dxa"/>
        <w:jc w:val="left"/>
        <w:tblInd w:w="-768.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195"/>
        <w:gridCol w:w="5148.000000000001"/>
        <w:tblGridChange w:id="0">
          <w:tblGrid>
            <w:gridCol w:w="2535"/>
            <w:gridCol w:w="3195"/>
            <w:gridCol w:w="5148.000000000001"/>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1F">
            <w:pPr>
              <w:widowControl w:val="0"/>
              <w:spacing w:line="240" w:lineRule="auto"/>
              <w:jc w:val="center"/>
              <w:rPr>
                <w:sz w:val="20"/>
                <w:szCs w:val="20"/>
              </w:rPr>
            </w:pPr>
            <w:r w:rsidDel="00000000" w:rsidR="00000000" w:rsidRPr="00000000">
              <w:rPr>
                <w:b w:val="1"/>
                <w:bCs w:val="1"/>
                <w:sz w:val="20"/>
                <w:szCs w:val="20"/>
                <w:rtl w:val="0"/>
              </w:rPr>
              <w:t xml:space="preserve">Lead Follow-Up Gap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20">
            <w:pPr>
              <w:widowControl w:val="0"/>
              <w:spacing w:line="240" w:lineRule="auto"/>
              <w:jc w:val="center"/>
              <w:rPr>
                <w:sz w:val="20"/>
                <w:szCs w:val="20"/>
              </w:rPr>
            </w:pPr>
            <w:r w:rsidDel="00000000" w:rsidR="00000000" w:rsidRPr="00000000">
              <w:rPr>
                <w:b w:val="1"/>
                <w:bCs w:val="1"/>
                <w:sz w:val="20"/>
                <w:szCs w:val="20"/>
                <w:rtl w:val="0"/>
              </w:rPr>
              <w:t xml:space="preserve">Data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21">
            <w:pPr>
              <w:widowControl w:val="0"/>
              <w:spacing w:line="240" w:lineRule="auto"/>
              <w:jc w:val="center"/>
              <w:rPr>
                <w:sz w:val="20"/>
                <w:szCs w:val="20"/>
              </w:rPr>
            </w:pPr>
            <w:r w:rsidDel="00000000" w:rsidR="00000000" w:rsidRPr="00000000">
              <w:rPr>
                <w:b w:val="1"/>
                <w:bCs w:val="1"/>
                <w:sz w:val="20"/>
                <w:szCs w:val="20"/>
                <w:rtl w:val="0"/>
              </w:rPr>
              <w:t xml:space="preserve">What It Indicates</w:t>
            </w:r>
            <w:r w:rsidDel="00000000" w:rsidR="00000000" w:rsidRPr="00000000">
              <w:rPr>
                <w:rtl w:val="0"/>
              </w:rPr>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line="240" w:lineRule="auto"/>
              <w:rPr>
                <w:b w:val="1"/>
                <w:bCs w:val="1"/>
                <w:sz w:val="20"/>
                <w:szCs w:val="20"/>
              </w:rPr>
            </w:pPr>
            <w:r w:rsidDel="00000000" w:rsidR="00000000" w:rsidRPr="00000000">
              <w:rPr>
                <w:b w:val="1"/>
                <w:bCs w:val="1"/>
                <w:sz w:val="20"/>
                <w:szCs w:val="20"/>
                <w:rtl w:val="0"/>
              </w:rPr>
              <w:t xml:space="preserve">Leads never followed 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48% of salespeople never follow up with a prospect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Nearly half of potential deals die because no second outreach happens</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line="240" w:lineRule="auto"/>
              <w:rPr>
                <w:b w:val="1"/>
                <w:bCs w:val="1"/>
                <w:sz w:val="20"/>
                <w:szCs w:val="20"/>
              </w:rPr>
            </w:pPr>
            <w:r w:rsidDel="00000000" w:rsidR="00000000" w:rsidRPr="00000000">
              <w:rPr>
                <w:b w:val="1"/>
                <w:bCs w:val="1"/>
                <w:sz w:val="20"/>
                <w:szCs w:val="20"/>
                <w:rtl w:val="0"/>
              </w:rPr>
              <w:t xml:space="preserve">Leads never contacted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27% of B2B leads are never contacted at all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Many inbound leads never even receive the first response</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line="240" w:lineRule="auto"/>
              <w:rPr>
                <w:b w:val="1"/>
                <w:bCs w:val="1"/>
                <w:sz w:val="20"/>
                <w:szCs w:val="20"/>
              </w:rPr>
            </w:pPr>
            <w:r w:rsidDel="00000000" w:rsidR="00000000" w:rsidRPr="00000000">
              <w:rPr>
                <w:b w:val="1"/>
                <w:bCs w:val="1"/>
                <w:sz w:val="20"/>
                <w:szCs w:val="20"/>
                <w:rtl w:val="0"/>
              </w:rPr>
              <w:t xml:space="preserve">Slow response 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Average lead response time is 42 hours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Most teams respond far too late when buyer intent has already dropped</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40" w:lineRule="auto"/>
              <w:rPr>
                <w:b w:val="1"/>
                <w:bCs w:val="1"/>
                <w:sz w:val="20"/>
                <w:szCs w:val="20"/>
              </w:rPr>
            </w:pPr>
            <w:r w:rsidDel="00000000" w:rsidR="00000000" w:rsidRPr="00000000">
              <w:rPr>
                <w:b w:val="1"/>
                <w:bCs w:val="1"/>
                <w:sz w:val="20"/>
                <w:szCs w:val="20"/>
                <w:rtl w:val="0"/>
              </w:rPr>
              <w:t xml:space="preserve">Critical response window missed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Leads contacted within 5 minutes are 21× more likely to convert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Fast follow-up dramatically increases conversion probability</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spacing w:line="240" w:lineRule="auto"/>
              <w:rPr>
                <w:b w:val="1"/>
                <w:bCs w:val="1"/>
                <w:sz w:val="20"/>
                <w:szCs w:val="20"/>
              </w:rPr>
            </w:pPr>
            <w:r w:rsidDel="00000000" w:rsidR="00000000" w:rsidRPr="00000000">
              <w:rPr>
                <w:b w:val="1"/>
                <w:bCs w:val="1"/>
                <w:sz w:val="20"/>
                <w:szCs w:val="20"/>
                <w:rtl w:val="0"/>
              </w:rPr>
              <w:t xml:space="preserve">First responder advantage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35–50% of sales go to the vendor who responds first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Speed often determines which company wins the deal</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spacing w:line="240" w:lineRule="auto"/>
              <w:rPr>
                <w:b w:val="1"/>
                <w:bCs w:val="1"/>
                <w:sz w:val="20"/>
                <w:szCs w:val="20"/>
              </w:rPr>
            </w:pPr>
            <w:r w:rsidDel="00000000" w:rsidR="00000000" w:rsidRPr="00000000">
              <w:rPr>
                <w:b w:val="1"/>
                <w:bCs w:val="1"/>
                <w:sz w:val="20"/>
                <w:szCs w:val="20"/>
                <w:rtl w:val="0"/>
              </w:rPr>
              <w:t xml:space="preserve">Lack of structured follow-up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30% of businesses don’t have a formal follow-up process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Follow-ups are inconsistent and depend on memory</w:t>
            </w:r>
          </w:p>
        </w:tc>
      </w:tr>
    </w:tbl>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This gap happens because </w:t>
      </w:r>
      <w:r w:rsidDel="00000000" w:rsidR="00000000" w:rsidRPr="00000000">
        <w:rPr>
          <w:b w:val="1"/>
          <w:bCs w:val="1"/>
          <w:rtl w:val="0"/>
        </w:rPr>
        <w:t xml:space="preserve">follow-up management is manual and memory-driven</w:t>
      </w:r>
      <w:r w:rsidDel="00000000" w:rsidR="00000000" w:rsidRPr="00000000">
        <w:rPr>
          <w:rtl w:val="0"/>
        </w:rPr>
        <w:t xml:space="preserve"> (emails, WhatsApp chats, meetings scattered across tools). As a result, founders often </w:t>
      </w:r>
      <w:r w:rsidDel="00000000" w:rsidR="00000000" w:rsidRPr="00000000">
        <w:rPr>
          <w:b w:val="1"/>
          <w:bCs w:val="1"/>
          <w:rtl w:val="0"/>
        </w:rPr>
        <w:t xml:space="preserve">forget, delay, or lose track of leads</w:t>
      </w:r>
      <w:r w:rsidDel="00000000" w:rsidR="00000000" w:rsidRPr="00000000">
        <w:rPr>
          <w:rtl w:val="0"/>
        </w:rPr>
        <w:t xml:space="preserve">, causing revenue leakage</w:t>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pStyle w:val="Heading2"/>
        <w:spacing w:line="240" w:lineRule="auto"/>
        <w:rPr/>
      </w:pPr>
      <w:bookmarkStart w:colFirst="0" w:colLast="0" w:name="_rdn5y9dorji4" w:id="32"/>
      <w:bookmarkEnd w:id="32"/>
      <w:r w:rsidDel="00000000" w:rsidR="00000000" w:rsidRPr="00000000">
        <w:rPr>
          <w:rtl w:val="0"/>
        </w:rPr>
        <w:t xml:space="preserve">4.5 Core Gaps:</w:t>
      </w:r>
    </w:p>
    <w:p w:rsidR="00000000" w:rsidDel="00000000" w:rsidP="00000000" w:rsidRDefault="00000000" w:rsidRPr="00000000" w14:paraId="00000138">
      <w:pPr>
        <w:spacing w:after="20" w:before="20" w:line="240" w:lineRule="auto"/>
        <w:jc w:val="both"/>
        <w:rPr/>
      </w:pPr>
      <w:r w:rsidDel="00000000" w:rsidR="00000000" w:rsidRPr="00000000">
        <w:rPr>
          <w:rtl w:val="0"/>
        </w:rPr>
        <w:t xml:space="preserve">1) No CRM captures deal activity passively. Every single tool in the market requires the founder to manually log, update, and maintain their pipeline. This assumed behaviour is embedded in every competitor's product design that founders keep updating CRM manually and consistently. Early-stage founders do not.</w:t>
      </w:r>
    </w:p>
    <w:p w:rsidR="00000000" w:rsidDel="00000000" w:rsidP="00000000" w:rsidRDefault="00000000" w:rsidRPr="00000000" w14:paraId="00000139">
      <w:pPr>
        <w:spacing w:after="20" w:before="20" w:line="240" w:lineRule="auto"/>
        <w:jc w:val="both"/>
        <w:rPr/>
      </w:pPr>
      <w:r w:rsidDel="00000000" w:rsidR="00000000" w:rsidRPr="00000000">
        <w:rPr>
          <w:rtl w:val="0"/>
        </w:rPr>
        <w:t xml:space="preserve">2) The most important sales channel for 500 million WhatsApp Business users in emerging markets is completely invisible to every CRM in existence. This is not a feature gap, it is a category gap.</w:t>
      </w:r>
    </w:p>
    <w:p w:rsidR="00000000" w:rsidDel="00000000" w:rsidP="00000000" w:rsidRDefault="00000000" w:rsidRPr="00000000" w14:paraId="0000013A">
      <w:pPr>
        <w:spacing w:after="20" w:before="20" w:line="240" w:lineRule="auto"/>
        <w:jc w:val="both"/>
        <w:rPr/>
      </w:pPr>
      <w:r w:rsidDel="00000000" w:rsidR="00000000" w:rsidRPr="00000000">
        <w:rPr>
          <w:rtl w:val="0"/>
        </w:rPr>
        <w:t xml:space="preserve">3) For a early stage founder who has more active conversations and no time to build a scoring model there is no intelligence layer exists in CRM that could be delivered with minimum integration </w:t>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pStyle w:val="Heading2"/>
        <w:spacing w:line="240" w:lineRule="auto"/>
        <w:rPr/>
      </w:pPr>
      <w:bookmarkStart w:colFirst="0" w:colLast="0" w:name="_v4r8s4hblao0" w:id="33"/>
      <w:bookmarkEnd w:id="33"/>
      <w:r w:rsidDel="00000000" w:rsidR="00000000" w:rsidRPr="00000000">
        <w:rPr>
          <w:rtl w:val="0"/>
        </w:rPr>
        <w:t xml:space="preserve">4.6 Competitive Analysis</w:t>
      </w:r>
    </w:p>
    <w:p w:rsidR="00000000" w:rsidDel="00000000" w:rsidP="00000000" w:rsidRDefault="00000000" w:rsidRPr="00000000" w14:paraId="0000013E">
      <w:pPr>
        <w:spacing w:line="240" w:lineRule="auto"/>
        <w:rPr>
          <w:b w:val="1"/>
          <w:bCs w:val="1"/>
          <w:color w:val="2e75b6"/>
          <w:sz w:val="26"/>
          <w:szCs w:val="26"/>
        </w:rPr>
      </w:pPr>
      <w:r w:rsidDel="00000000" w:rsidR="00000000" w:rsidRPr="00000000">
        <w:rPr>
          <w:rtl w:val="0"/>
        </w:rPr>
      </w:r>
    </w:p>
    <w:p w:rsidR="00000000" w:rsidDel="00000000" w:rsidP="00000000" w:rsidRDefault="00000000" w:rsidRPr="00000000" w14:paraId="0000013F">
      <w:pPr>
        <w:pStyle w:val="Heading3"/>
        <w:spacing w:line="240" w:lineRule="auto"/>
        <w:rPr>
          <w:color w:val="2e75b6"/>
        </w:rPr>
      </w:pPr>
      <w:bookmarkStart w:colFirst="0" w:colLast="0" w:name="_z0j2wpqh7oo" w:id="34"/>
      <w:bookmarkEnd w:id="34"/>
      <w:commentRangeStart w:id="2"/>
      <w:r w:rsidDel="00000000" w:rsidR="00000000" w:rsidRPr="00000000">
        <w:rPr>
          <w:color w:val="2e75b6"/>
          <w:rtl w:val="0"/>
        </w:rPr>
        <w:t xml:space="preserve"> 4.6.1 Competitive White Space Map </w:t>
      </w:r>
      <w:r w:rsidDel="00000000" w:rsidR="00000000" w:rsidRPr="00000000">
        <w:rPr>
          <w:color w:val="2e75b6"/>
        </w:rPr>
        <w:drawing>
          <wp:inline distB="114300" distT="114300" distL="114300" distR="114300">
            <wp:extent cx="5943600" cy="3670300"/>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color w:val="2e75b6"/>
        </w:rPr>
        <w:drawing>
          <wp:inline distB="114300" distT="114300" distL="114300" distR="114300">
            <wp:extent cx="5943600" cy="469900"/>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4699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b w:val="1"/>
          <w:bCs w:val="1"/>
          <w:rtl w:val="0"/>
        </w:rPr>
        <w:t xml:space="preserve">Insight: </w:t>
      </w:r>
      <w:r w:rsidDel="00000000" w:rsidR="00000000" w:rsidRPr="00000000">
        <w:rPr>
          <w:rtl w:val="0"/>
        </w:rPr>
        <w:t xml:space="preserve">Only 1 tool (Folk partially) covers 3+ channels in a unified timeline, and even it requires manual steps for WhatsApp. The gap opportunity: An AI-native CRM that passively captures all conversations across WhatsApp, LinkedIn, email, and calls, surfaces next-best actions for the founder, and produces investor-ready pipeline reports automatically with zero data entry.</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pStyle w:val="Heading3"/>
        <w:spacing w:line="240" w:lineRule="auto"/>
        <w:rPr/>
      </w:pPr>
      <w:bookmarkStart w:colFirst="0" w:colLast="0" w:name="_e761cjddo5dj" w:id="35"/>
      <w:bookmarkEnd w:id="35"/>
      <w:r w:rsidDel="00000000" w:rsidR="00000000" w:rsidRPr="00000000">
        <w:rPr>
          <w:color w:val="2e75b6"/>
          <w:sz w:val="26"/>
          <w:szCs w:val="26"/>
          <w:rtl w:val="0"/>
        </w:rPr>
        <w:t xml:space="preserve">4.6.2 Unified Competitor Analysis</w:t>
      </w: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tl w:val="0"/>
        </w:rPr>
      </w:r>
    </w:p>
    <w:tbl>
      <w:tblPr>
        <w:tblStyle w:val="Table9"/>
        <w:tblW w:w="1081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730"/>
        <w:gridCol w:w="3225"/>
        <w:gridCol w:w="3195"/>
        <w:tblGridChange w:id="0">
          <w:tblGrid>
            <w:gridCol w:w="1665"/>
            <w:gridCol w:w="2730"/>
            <w:gridCol w:w="3225"/>
            <w:gridCol w:w="319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40.0" w:type="dxa"/>
              <w:left w:w="40.0" w:type="dxa"/>
              <w:bottom w:w="40.0" w:type="dxa"/>
              <w:right w:w="40.0" w:type="dxa"/>
            </w:tcMar>
            <w:vAlign w:val="top"/>
          </w:tcPr>
          <w:p w:rsidR="00000000" w:rsidDel="00000000" w:rsidP="00000000" w:rsidRDefault="00000000" w:rsidRPr="00000000" w14:paraId="00000144">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CRM</w:t>
            </w:r>
          </w:p>
        </w:tc>
        <w:tc>
          <w:tcPr>
            <w:tcBorders>
              <w:top w:color="000000" w:space="0" w:sz="6" w:val="single"/>
              <w:left w:color="cccccc" w:space="0" w:sz="6" w:val="single"/>
              <w:bottom w:color="000000" w:space="0" w:sz="6" w:val="single"/>
              <w:right w:color="000000" w:space="0" w:sz="6" w:val="single"/>
            </w:tcBorders>
            <w:shd w:fill="1a5276" w:val="clear"/>
            <w:tcMar>
              <w:top w:w="40.0" w:type="dxa"/>
              <w:left w:w="40.0" w:type="dxa"/>
              <w:bottom w:w="40.0" w:type="dxa"/>
              <w:right w:w="40.0" w:type="dxa"/>
            </w:tcMar>
            <w:vAlign w:val="top"/>
          </w:tcPr>
          <w:p w:rsidR="00000000" w:rsidDel="00000000" w:rsidP="00000000" w:rsidRDefault="00000000" w:rsidRPr="00000000" w14:paraId="00000145">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WHAT IT DOES WELL</w:t>
            </w:r>
          </w:p>
        </w:tc>
        <w:tc>
          <w:tcPr>
            <w:tcBorders>
              <w:top w:color="000000" w:space="0" w:sz="6" w:val="single"/>
              <w:left w:color="cccccc" w:space="0" w:sz="6" w:val="single"/>
              <w:bottom w:color="000000" w:space="0" w:sz="6" w:val="single"/>
              <w:right w:color="000000" w:space="0" w:sz="6" w:val="single"/>
            </w:tcBorders>
            <w:shd w:fill="1a5276" w:val="clear"/>
            <w:tcMar>
              <w:top w:w="40.0" w:type="dxa"/>
              <w:left w:w="40.0" w:type="dxa"/>
              <w:bottom w:w="40.0" w:type="dxa"/>
              <w:right w:w="40.0" w:type="dxa"/>
            </w:tcMar>
            <w:vAlign w:val="top"/>
          </w:tcPr>
          <w:p w:rsidR="00000000" w:rsidDel="00000000" w:rsidP="00000000" w:rsidRDefault="00000000" w:rsidRPr="00000000" w14:paraId="00000146">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WHERE IT FAILS THE FOUNDER</w:t>
            </w:r>
          </w:p>
        </w:tc>
        <w:tc>
          <w:tcPr>
            <w:tcBorders>
              <w:top w:color="000000" w:space="0" w:sz="6" w:val="single"/>
              <w:left w:color="cccccc" w:space="0" w:sz="6" w:val="single"/>
              <w:bottom w:color="000000" w:space="0" w:sz="6" w:val="single"/>
              <w:right w:color="000000" w:space="0" w:sz="6" w:val="single"/>
            </w:tcBorders>
            <w:shd w:fill="1a5276" w:val="clear"/>
            <w:tcMar>
              <w:top w:w="40.0" w:type="dxa"/>
              <w:left w:w="40.0" w:type="dxa"/>
              <w:bottom w:w="40.0" w:type="dxa"/>
              <w:right w:w="40.0" w:type="dxa"/>
            </w:tcMar>
            <w:vAlign w:val="top"/>
          </w:tcPr>
          <w:p w:rsidR="00000000" w:rsidDel="00000000" w:rsidP="00000000" w:rsidRDefault="00000000" w:rsidRPr="00000000" w14:paraId="00000147">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ABANDONMENT TRIGGER</w:t>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8">
            <w:pPr>
              <w:widowControl w:val="0"/>
              <w:spacing w:line="240" w:lineRule="auto"/>
              <w:rPr>
                <w:b w:val="1"/>
                <w:bCs w:val="1"/>
                <w:sz w:val="20"/>
                <w:szCs w:val="20"/>
              </w:rPr>
            </w:pPr>
            <w:r w:rsidDel="00000000" w:rsidR="00000000" w:rsidRPr="00000000">
              <w:rPr>
                <w:b w:val="1"/>
                <w:bCs w:val="1"/>
                <w:sz w:val="20"/>
                <w:szCs w:val="20"/>
                <w:rtl w:val="0"/>
              </w:rPr>
              <w:t xml:space="preserve">HubSpot Free CRM (Most Tried, Most Abandoned)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Free forever plan with up to 1M contacts. Email tracking. Deal pipeline. Meeting scheduler. Recognised brand.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Built for marketing-driven SMBs, not sales-driven solo founders. The free plan has no automation; every follow-up is manual. Designed for teams of 5+, not one person.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Week 2–3: Deal stage updates go stale because the founder stopped dragging cards. Pipeline becomes fiction. The founder stops logging.</w:t>
            </w:r>
          </w:p>
        </w:tc>
      </w:tr>
      <w:tr>
        <w:trPr>
          <w:cantSplit w:val="0"/>
          <w:trHeight w:val="192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C">
            <w:pPr>
              <w:widowControl w:val="0"/>
              <w:spacing w:line="240" w:lineRule="auto"/>
              <w:rPr>
                <w:b w:val="1"/>
                <w:bCs w:val="1"/>
                <w:sz w:val="20"/>
                <w:szCs w:val="20"/>
              </w:rPr>
            </w:pPr>
            <w:r w:rsidDel="00000000" w:rsidR="00000000" w:rsidRPr="00000000">
              <w:rPr>
                <w:b w:val="1"/>
                <w:bCs w:val="1"/>
                <w:sz w:val="20"/>
                <w:szCs w:val="20"/>
                <w:rtl w:val="0"/>
              </w:rPr>
              <w:t xml:space="preserve">Pipedrive (Built for Sales Teams, Not Solo Founders)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Visual kanban pipeline. Activity-based selling reminders. 300+ integrations 100,000 companies worldwide.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100% manual deal stage updates - if the founder misses a week, the pipeline is broken. Pricing $19–89/user. Add-ons (LeadBooster, Campaigns) inflate real cost.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Month 4–6: Manual deal stage updates are essential. Pipedrive's own users admit. Pipeline goes stale after the founder gets busy. Paid plan needed for any useful automation.</w:t>
            </w:r>
          </w:p>
        </w:tc>
      </w:tr>
      <w:tr>
        <w:trPr>
          <w:cantSplit w:val="0"/>
          <w:trHeight w:val="21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0">
            <w:pPr>
              <w:widowControl w:val="0"/>
              <w:spacing w:line="240" w:lineRule="auto"/>
              <w:rPr>
                <w:b w:val="1"/>
                <w:bCs w:val="1"/>
                <w:sz w:val="20"/>
                <w:szCs w:val="20"/>
              </w:rPr>
            </w:pPr>
            <w:r w:rsidDel="00000000" w:rsidR="00000000" w:rsidRPr="00000000">
              <w:rPr>
                <w:b w:val="1"/>
                <w:bCs w:val="1"/>
                <w:sz w:val="20"/>
                <w:szCs w:val="20"/>
                <w:rtl w:val="0"/>
              </w:rPr>
              <w:t xml:space="preserve">Attio (Most Sophisticated Next-Gen CRM)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5,000 paying customers. Real-time data enrichment. Custom objects. AI-native architecture. Strong automation engine.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Many teams end up spending too much time configuring data models, keeping structure clean, and maintaining the system. Powerful but still requires intent to use. No WhatsApp capture. $29–69/user pricing grows fast.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Configuration overload: Attio is 'Lego bricks' powerful but needs an architect. Excel founder doesn't want to build a system; they want deals captured automatically.</w:t>
            </w:r>
          </w:p>
        </w:tc>
      </w:tr>
      <w:tr>
        <w:trPr>
          <w:cantSplit w:val="0"/>
          <w:trHeight w:val="21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4">
            <w:pPr>
              <w:widowControl w:val="0"/>
              <w:spacing w:line="240" w:lineRule="auto"/>
              <w:rPr>
                <w:b w:val="1"/>
                <w:bCs w:val="1"/>
                <w:sz w:val="20"/>
                <w:szCs w:val="20"/>
              </w:rPr>
            </w:pPr>
            <w:r w:rsidDel="00000000" w:rsidR="00000000" w:rsidRPr="00000000">
              <w:rPr>
                <w:b w:val="1"/>
                <w:bCs w:val="1"/>
                <w:sz w:val="20"/>
                <w:szCs w:val="20"/>
                <w:rtl w:val="0"/>
              </w:rPr>
              <w:t xml:space="preserve">Folk CRM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Simplest CRM onboarding available. Native WhatsApp integration (contact-level, not conversation capture). LinkedIn import. Email sequences. Clean Notion-inspired UI. $24/user/month.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ZERO automation. . 22% of Folk users cite missing automation as criticism. No mobile app. Deals feature are locked behind a paywall ($35/month). Reporting in beta with no customisation.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Month 2: Founder realises there are no automated follow-up triggers. Every reminder is manual. It's a beautiful spreadsheet, not an AI CRM. The 'WhatsApp integration' is contact-level, with no conversation capture.</w:t>
            </w:r>
          </w:p>
        </w:tc>
      </w:tr>
      <w:tr>
        <w:trPr>
          <w:cantSplit w:val="0"/>
          <w:trHeight w:val="21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8">
            <w:pPr>
              <w:widowControl w:val="0"/>
              <w:spacing w:line="240" w:lineRule="auto"/>
              <w:rPr>
                <w:b w:val="1"/>
                <w:bCs w:val="1"/>
                <w:sz w:val="20"/>
                <w:szCs w:val="20"/>
              </w:rPr>
            </w:pPr>
            <w:r w:rsidDel="00000000" w:rsidR="00000000" w:rsidRPr="00000000">
              <w:rPr>
                <w:b w:val="1"/>
                <w:bCs w:val="1"/>
                <w:sz w:val="20"/>
                <w:szCs w:val="20"/>
                <w:rtl w:val="0"/>
              </w:rPr>
              <w:t xml:space="preserve">Notion CRM Templates (Founders here on Upgrade Path)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Free or near-free. Flexible and customisable. 80+ CRM templates available. Founders already live in Notion. Familiar UX. Kanban pipeline view is possible. Integrates with Google Calendar.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No intelligence. Becomes cluttered as leads grow past 30. No email capture. No deal health scoring. Zapier is required for any automation, adding cost and complexity.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When leads hit 30–40, the database becomes a wall of rows with no clear 'what needs action today.' The founder spends 20 min scrolling instead of selling. The template was the destination, not the starting point.</w:t>
            </w:r>
          </w:p>
        </w:tc>
      </w:tr>
      <w:tr>
        <w:trPr>
          <w:cantSplit w:val="0"/>
          <w:trHeight w:val="21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C">
            <w:pPr>
              <w:widowControl w:val="0"/>
              <w:spacing w:line="240" w:lineRule="auto"/>
              <w:rPr>
                <w:b w:val="1"/>
                <w:bCs w:val="1"/>
                <w:sz w:val="20"/>
                <w:szCs w:val="20"/>
              </w:rPr>
            </w:pPr>
            <w:r w:rsidDel="00000000" w:rsidR="00000000" w:rsidRPr="00000000">
              <w:rPr>
                <w:b w:val="1"/>
                <w:bCs w:val="1"/>
                <w:sz w:val="20"/>
                <w:szCs w:val="20"/>
                <w:rtl w:val="0"/>
              </w:rPr>
              <w:t xml:space="preserve">Google Sheets / Excel (Behavioural · The Default State Where 100% of Founders Start)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Free. Zero setup. Universal. The founder already knows it. Works for 0–25 deals. Can add any columns needed. Portable. No vendor risk.</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Cannot visualise the pipeline. No email/WhatsApp integration. No intelligence. No reminders. Data decays 2%/month. Siloed from where conversations actually happen. No forecast accuracy. No investor-ready output.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The missed deal moment: the founder gets a reply from a lead saying, 'We went with someone else last month.' They open the sheet and realise there was no system to prevent it, just rows of static text.</w:t>
            </w:r>
          </w:p>
        </w:tc>
      </w:tr>
    </w:tbl>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pStyle w:val="Heading3"/>
        <w:spacing w:line="240" w:lineRule="auto"/>
        <w:rPr/>
      </w:pPr>
      <w:bookmarkStart w:colFirst="0" w:colLast="0" w:name="_lgmutpy3n1jt" w:id="36"/>
      <w:bookmarkEnd w:id="36"/>
      <w:r w:rsidDel="00000000" w:rsidR="00000000" w:rsidRPr="00000000">
        <w:rPr>
          <w:color w:val="2e75b6"/>
          <w:sz w:val="26"/>
          <w:szCs w:val="26"/>
          <w:rtl w:val="0"/>
        </w:rPr>
        <w:t xml:space="preserve">4.4.3 Pricing Comparison </w:t>
      </w:r>
      <w:r w:rsidDel="00000000" w:rsidR="00000000" w:rsidRPr="00000000">
        <w:rPr>
          <w:rtl w:val="0"/>
        </w:rPr>
        <w:t xml:space="preserve"> </w:t>
      </w:r>
    </w:p>
    <w:p w:rsidR="00000000" w:rsidDel="00000000" w:rsidP="00000000" w:rsidRDefault="00000000" w:rsidRPr="00000000" w14:paraId="00000163">
      <w:pPr>
        <w:spacing w:line="240" w:lineRule="auto"/>
        <w:rPr/>
      </w:pPr>
      <w:r w:rsidDel="00000000" w:rsidR="00000000" w:rsidRPr="00000000">
        <w:rPr>
          <w:b w:val="1"/>
          <w:bCs w:val="1"/>
          <w:rtl w:val="0"/>
        </w:rPr>
        <w:t xml:space="preserve">Entry-level and tier-by-tier pricing across all 10 tools</w:t>
      </w:r>
      <w:r w:rsidDel="00000000" w:rsidR="00000000" w:rsidRPr="00000000">
        <w:rPr/>
        <w:drawing>
          <wp:inline distB="114300" distT="114300" distL="114300" distR="114300">
            <wp:extent cx="5943600" cy="42164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b w:val="1"/>
          <w:bCs w:val="1"/>
          <w:rtl w:val="0"/>
        </w:rPr>
        <w:t xml:space="preserve">Insights:</w:t>
      </w:r>
      <w:r w:rsidDel="00000000" w:rsidR="00000000" w:rsidRPr="00000000">
        <w:rPr>
          <w:rtl w:val="0"/>
        </w:rPr>
        <w:t xml:space="preserve"> Effective entry price for a solo founder with full features ranges from $20–$40/month. Below that, critical features like automation and pipeline tracking are gated.</w:t>
      </w:r>
    </w:p>
    <w:p w:rsidR="00000000" w:rsidDel="00000000" w:rsidP="00000000" w:rsidRDefault="00000000" w:rsidRPr="00000000" w14:paraId="00000165">
      <w:pPr>
        <w:spacing w:after="40" w:before="40" w:line="240" w:lineRule="auto"/>
        <w:rPr/>
      </w:pPr>
      <w:r w:rsidDel="00000000" w:rsidR="00000000" w:rsidRPr="00000000">
        <w:rPr>
          <w:rtl w:val="0"/>
        </w:rPr>
        <w:t xml:space="preserve">HubSpot's free tier is deceptively feature-poor for founders: workflow automation (their #1 need) requires the $100/user Professional plan.</w:t>
      </w:r>
    </w:p>
    <w:p w:rsidR="00000000" w:rsidDel="00000000" w:rsidP="00000000" w:rsidRDefault="00000000" w:rsidRPr="00000000" w14:paraId="00000166">
      <w:pPr>
        <w:spacing w:after="40" w:before="40" w:line="240" w:lineRule="auto"/>
        <w:rPr/>
      </w:pPr>
      <w:r w:rsidDel="00000000" w:rsidR="00000000" w:rsidRPr="00000000">
        <w:rPr>
          <w:rtl w:val="0"/>
        </w:rPr>
        <w:t xml:space="preserve">Folk at $20/month offers the best founder value proposition: LinkedIn + WhatsApp + email + pipeline in one tool at a defensible price point.</w:t>
      </w:r>
    </w:p>
    <w:p w:rsidR="00000000" w:rsidDel="00000000" w:rsidP="00000000" w:rsidRDefault="00000000" w:rsidRPr="00000000" w14:paraId="00000167">
      <w:pPr>
        <w:spacing w:after="40" w:before="40" w:line="240" w:lineRule="auto"/>
        <w:rPr>
          <w:color w:val="111827"/>
          <w:sz w:val="19"/>
          <w:szCs w:val="19"/>
        </w:rPr>
      </w:pPr>
      <w:r w:rsidDel="00000000" w:rsidR="00000000" w:rsidRPr="00000000">
        <w:rPr>
          <w:rtl w:val="0"/>
        </w:rPr>
        <w:t xml:space="preserve">Clay's pricing ($149+/month) prices out most pre-revenue founders entirely, it is an outbound power tool, not a relationship CRM</w:t>
      </w:r>
      <w:r w:rsidDel="00000000" w:rsidR="00000000" w:rsidRPr="00000000">
        <w:rPr>
          <w:color w:val="111827"/>
          <w:sz w:val="19"/>
          <w:szCs w:val="19"/>
          <w:rtl w:val="0"/>
        </w:rPr>
        <w:t xml:space="preserve">. </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A">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B">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C">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D">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E">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6F">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70">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71">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72">
      <w:pPr>
        <w:spacing w:after="20" w:line="240" w:lineRule="auto"/>
        <w:rPr>
          <w:color w:val="7f8c8d"/>
          <w:sz w:val="20"/>
          <w:szCs w:val="20"/>
        </w:rPr>
      </w:pPr>
      <w:r w:rsidDel="00000000" w:rsidR="00000000" w:rsidRPr="00000000">
        <w:rPr>
          <w:rtl w:val="0"/>
        </w:rPr>
      </w:r>
    </w:p>
    <w:p w:rsidR="00000000" w:rsidDel="00000000" w:rsidP="00000000" w:rsidRDefault="00000000" w:rsidRPr="00000000" w14:paraId="00000173">
      <w:pPr>
        <w:pStyle w:val="Heading1"/>
        <w:spacing w:line="240" w:lineRule="auto"/>
        <w:rPr/>
      </w:pPr>
      <w:bookmarkStart w:colFirst="0" w:colLast="0" w:name="_4eiqp367v76g" w:id="37"/>
      <w:bookmarkEnd w:id="37"/>
      <w:r w:rsidDel="00000000" w:rsidR="00000000" w:rsidRPr="00000000">
        <w:rPr>
          <w:rtl w:val="0"/>
        </w:rPr>
        <w:t xml:space="preserve">5. User Persona</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80" w:line="240" w:lineRule="auto"/>
        <w:rPr>
          <w:sz w:val="23"/>
          <w:szCs w:val="23"/>
        </w:rPr>
      </w:pPr>
      <w:r w:rsidDel="00000000" w:rsidR="00000000" w:rsidRPr="00000000">
        <w:rPr>
          <w:sz w:val="23"/>
          <w:szCs w:val="23"/>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8.558951965066"/>
        <w:gridCol w:w="4591.441048034934"/>
        <w:tblGridChange w:id="0">
          <w:tblGrid>
            <w:gridCol w:w="4768.558951965066"/>
            <w:gridCol w:w="4591.441048034934"/>
          </w:tblGrid>
        </w:tblGridChange>
      </w:tblGrid>
      <w:tr>
        <w:trPr>
          <w:cantSplit w:val="0"/>
          <w:trHeight w:val="5115" w:hRule="atLeast"/>
          <w:tblHeader w:val="0"/>
        </w:trPr>
        <w:tc>
          <w:tcPr>
            <w:tcBorders>
              <w:top w:color="000000" w:space="0" w:sz="0" w:val="nil"/>
              <w:left w:color="000000" w:space="0" w:sz="0" w:val="nil"/>
              <w:bottom w:color="000000" w:space="0" w:sz="0" w:val="nil"/>
              <w:right w:color="ffffff" w:space="0" w:sz="6" w:val="single"/>
            </w:tcBorders>
            <w:tcMar>
              <w:top w:w="0.0" w:type="dxa"/>
              <w:left w:w="0.0" w:type="dxa"/>
              <w:bottom w:w="0.0" w:type="dxa"/>
              <w:right w:w="200.0" w:type="dxa"/>
            </w:tcMar>
            <w:vAlign w:val="top"/>
          </w:tcPr>
          <w:p w:rsidR="00000000" w:rsidDel="00000000" w:rsidP="00000000" w:rsidRDefault="00000000" w:rsidRPr="00000000" w14:paraId="00000175">
            <w:pPr>
              <w:pStyle w:val="Heading2"/>
              <w:spacing w:line="240" w:lineRule="auto"/>
              <w:rPr/>
            </w:pPr>
            <w:bookmarkStart w:colFirst="0" w:colLast="0" w:name="_kyejtsmfp8m" w:id="38"/>
            <w:bookmarkEnd w:id="38"/>
            <w:r w:rsidDel="00000000" w:rsidR="00000000" w:rsidRPr="00000000">
              <w:rPr>
                <w:rtl w:val="0"/>
              </w:rPr>
              <w:t xml:space="preserve">5.1 The Founder Who Sells</w:t>
            </w:r>
          </w:p>
          <w:tbl>
            <w:tblPr>
              <w:tblStyle w:val="Table11"/>
              <w:tblW w:w="4331.2675196887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5860459529931"/>
              <w:gridCol w:w="2430.6814737358004"/>
              <w:tblGridChange w:id="0">
                <w:tblGrid>
                  <w:gridCol w:w="1900.5860459529931"/>
                  <w:gridCol w:w="2430.6814737358004"/>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Role</w:t>
                  </w:r>
                </w:p>
              </w:tc>
              <w:tc>
                <w:tcPr>
                  <w:tcBorders>
                    <w:top w:color="cccccc" w:space="0" w:sz="6" w:val="single"/>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Founder / CEO (sole salesperson)</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8">
                  <w:pPr>
                    <w:spacing w:line="240" w:lineRule="auto"/>
                    <w:rPr>
                      <w:b w:val="1"/>
                      <w:bCs w:val="1"/>
                    </w:rPr>
                  </w:pPr>
                  <w:r w:rsidDel="00000000" w:rsidR="00000000" w:rsidRPr="00000000">
                    <w:rPr>
                      <w:b w:val="1"/>
                      <w:bCs w:val="1"/>
                      <w:rtl w:val="0"/>
                    </w:rPr>
                    <w:t xml:space="preserve">Company Stage</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Pre-seed to Series A (0–20 emp)</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A">
                  <w:pPr>
                    <w:spacing w:line="240" w:lineRule="auto"/>
                    <w:rPr>
                      <w:b w:val="1"/>
                      <w:bCs w:val="1"/>
                    </w:rPr>
                  </w:pPr>
                  <w:r w:rsidDel="00000000" w:rsidR="00000000" w:rsidRPr="00000000">
                    <w:rPr>
                      <w:b w:val="1"/>
                      <w:bCs w:val="1"/>
                      <w:rtl w:val="0"/>
                    </w:rPr>
                    <w:t xml:space="preserve">Age Range</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28–45 (median successful: 42)</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C">
                  <w:pPr>
                    <w:spacing w:line="240" w:lineRule="auto"/>
                    <w:rPr>
                      <w:b w:val="1"/>
                      <w:bCs w:val="1"/>
                    </w:rPr>
                  </w:pPr>
                  <w:r w:rsidDel="00000000" w:rsidR="00000000" w:rsidRPr="00000000">
                    <w:rPr>
                      <w:b w:val="1"/>
                      <w:bCs w:val="1"/>
                      <w:rtl w:val="0"/>
                    </w:rPr>
                    <w:t xml:space="preserve">Background</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Technical (engg / CS / ops)</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E">
                  <w:pPr>
                    <w:spacing w:line="240" w:lineRule="auto"/>
                    <w:rPr>
                      <w:b w:val="1"/>
                      <w:bCs w:val="1"/>
                    </w:rPr>
                  </w:pPr>
                  <w:r w:rsidDel="00000000" w:rsidR="00000000" w:rsidRPr="00000000">
                    <w:rPr>
                      <w:b w:val="1"/>
                      <w:bCs w:val="1"/>
                      <w:rtl w:val="0"/>
                    </w:rPr>
                    <w:t xml:space="preserve">Sales Exp.</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Limited - learns on the job</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0">
                  <w:pPr>
                    <w:spacing w:line="240" w:lineRule="auto"/>
                    <w:rPr>
                      <w:b w:val="1"/>
                      <w:bCs w:val="1"/>
                    </w:rPr>
                  </w:pPr>
                  <w:r w:rsidDel="00000000" w:rsidR="00000000" w:rsidRPr="00000000">
                    <w:rPr>
                      <w:b w:val="1"/>
                      <w:bCs w:val="1"/>
                      <w:rtl w:val="0"/>
                    </w:rPr>
                    <w:t xml:space="preserve">Work Hours</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60–100+ hrs/wk; 8–12 deep work</w:t>
                  </w:r>
                </w:p>
              </w:tc>
            </w:tr>
            <w:tr>
              <w:trPr>
                <w:cantSplit w:val="0"/>
                <w:trHeight w:val="330"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2">
                  <w:pPr>
                    <w:spacing w:line="240" w:lineRule="auto"/>
                    <w:rPr>
                      <w:b w:val="1"/>
                      <w:bCs w:val="1"/>
                    </w:rPr>
                  </w:pPr>
                  <w:r w:rsidDel="00000000" w:rsidR="00000000" w:rsidRPr="00000000">
                    <w:rPr>
                      <w:b w:val="1"/>
                      <w:bCs w:val="1"/>
                      <w:rtl w:val="0"/>
                    </w:rPr>
                    <w:t xml:space="preserve">Active Deals</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10–50 at any given time</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4">
                  <w:pPr>
                    <w:spacing w:line="240" w:lineRule="auto"/>
                    <w:rPr>
                      <w:b w:val="1"/>
                      <w:bCs w:val="1"/>
                    </w:rPr>
                  </w:pPr>
                  <w:r w:rsidDel="00000000" w:rsidR="00000000" w:rsidRPr="00000000">
                    <w:rPr>
                      <w:b w:val="1"/>
                      <w:bCs w:val="1"/>
                      <w:rtl w:val="0"/>
                    </w:rPr>
                    <w:t xml:space="preserve">Channels</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WhatsApp + Email + Phone + LinkedIn</w:t>
                  </w:r>
                </w:p>
              </w:tc>
            </w:tr>
            <w:tr>
              <w:trPr>
                <w:cantSplit w:val="0"/>
                <w:trHeight w:val="266.8505859375" w:hRule="atLeast"/>
                <w:tblHeader w:val="0"/>
              </w:trPr>
              <w:tc>
                <w:tcPr>
                  <w:tcBorders>
                    <w:top w:color="000000" w:space="0" w:sz="0" w:val="nil"/>
                    <w:left w:color="cccccc" w:space="0" w:sz="6" w:val="single"/>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CRM Budget</w:t>
                  </w:r>
                </w:p>
              </w:tc>
              <w:tc>
                <w:tcPr>
                  <w:tcBorders>
                    <w:top w:color="000000" w:space="0" w:sz="0" w:val="nil"/>
                    <w:left w:color="000000" w:space="0" w:sz="0" w:val="nil"/>
                    <w:bottom w:color="cccccc" w:space="0" w:sz="6" w:val="single"/>
                    <w:right w:color="cccccc"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₹1,000–3,000/user/month</w:t>
                  </w:r>
                </w:p>
              </w:tc>
            </w:tr>
          </w:tbl>
          <w:p w:rsidR="00000000" w:rsidDel="00000000" w:rsidP="00000000" w:rsidRDefault="00000000" w:rsidRPr="00000000" w14:paraId="0000018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00.0" w:type="dxa"/>
              <w:bottom w:w="0.0" w:type="dxa"/>
              <w:right w:w="0.0" w:type="dxa"/>
            </w:tcMar>
            <w:vAlign w:val="top"/>
          </w:tcPr>
          <w:p w:rsidR="00000000" w:rsidDel="00000000" w:rsidP="00000000" w:rsidRDefault="00000000" w:rsidRPr="00000000" w14:paraId="00000189">
            <w:pPr>
              <w:spacing w:line="240" w:lineRule="auto"/>
              <w:rPr>
                <w:sz w:val="23"/>
                <w:szCs w:val="23"/>
              </w:rPr>
            </w:pPr>
            <w:r w:rsidDel="00000000" w:rsidR="00000000" w:rsidRPr="00000000">
              <w:rPr>
                <w:sz w:val="23"/>
                <w:szCs w:val="23"/>
                <w:rtl w:val="0"/>
              </w:rPr>
              <w:t xml:space="preserve"> </w:t>
            </w:r>
          </w:p>
          <w:tbl>
            <w:tblPr>
              <w:tblStyle w:val="Table12"/>
              <w:tblW w:w="4170.3918689574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391868957496"/>
              <w:tblGridChange w:id="0">
                <w:tblGrid>
                  <w:gridCol w:w="4170.391868957496"/>
                </w:tblGrid>
              </w:tblGridChange>
            </w:tblGrid>
            <w:tr>
              <w:trPr>
                <w:cantSplit w:val="0"/>
                <w:trHeight w:val="1185" w:hRule="atLeast"/>
                <w:tblHeader w:val="0"/>
              </w:trPr>
              <w:tc>
                <w:tcPr>
                  <w:tcBorders>
                    <w:top w:color="000000" w:space="0" w:sz="0" w:val="nil"/>
                    <w:left w:color="1a5276" w:space="0" w:sz="12" w:val="single"/>
                    <w:bottom w:color="000000" w:space="0" w:sz="0" w:val="nil"/>
                    <w:right w:color="000000" w:space="0" w:sz="0" w:val="nil"/>
                  </w:tcBorders>
                  <w:shd w:fill="f4f9fd" w:val="clear"/>
                  <w:tcMar>
                    <w:top w:w="80.0" w:type="dxa"/>
                    <w:left w:w="140.0" w:type="dxa"/>
                    <w:bottom w:w="80.0" w:type="dxa"/>
                    <w:right w:w="120.0" w:type="dxa"/>
                  </w:tcMar>
                  <w:vAlign w:val="top"/>
                </w:tcPr>
                <w:p w:rsidR="00000000" w:rsidDel="00000000" w:rsidP="00000000" w:rsidRDefault="00000000" w:rsidRPr="00000000" w14:paraId="0000018A">
                  <w:pPr>
                    <w:spacing w:after="40" w:line="240" w:lineRule="auto"/>
                    <w:ind w:left="60" w:firstLine="0"/>
                    <w:rPr>
                      <w:i w:val="1"/>
                      <w:iCs w:val="1"/>
                      <w:color w:val="555555"/>
                    </w:rPr>
                  </w:pPr>
                  <w:r w:rsidDel="00000000" w:rsidR="00000000" w:rsidRPr="00000000">
                    <w:rPr>
                      <w:i w:val="1"/>
                      <w:iCs w:val="1"/>
                      <w:color w:val="555555"/>
                      <w:rtl w:val="0"/>
                    </w:rPr>
                    <w:t xml:space="preserve">“I know I’m losing deals because nobody followed up. But I’d rather close the next deal than spend 20 minutes updating a CRM.”</w:t>
                  </w:r>
                </w:p>
                <w:p w:rsidR="00000000" w:rsidDel="00000000" w:rsidP="00000000" w:rsidRDefault="00000000" w:rsidRPr="00000000" w14:paraId="0000018B">
                  <w:pPr>
                    <w:spacing w:line="240" w:lineRule="auto"/>
                    <w:ind w:left="60" w:firstLine="0"/>
                    <w:rPr>
                      <w:color w:val="7f8c8d"/>
                      <w:sz w:val="19"/>
                      <w:szCs w:val="19"/>
                    </w:rPr>
                  </w:pPr>
                  <w:r w:rsidDel="00000000" w:rsidR="00000000" w:rsidRPr="00000000">
                    <w:rPr>
                      <w:color w:val="7f8c8d"/>
                      <w:sz w:val="19"/>
                      <w:szCs w:val="19"/>
                      <w:rtl w:val="0"/>
                    </w:rPr>
                    <w:t xml:space="preserve">- Composite from founder interviews</w:t>
                  </w:r>
                </w:p>
              </w:tc>
            </w:tr>
          </w:tbl>
          <w:p w:rsidR="00000000" w:rsidDel="00000000" w:rsidP="00000000" w:rsidRDefault="00000000" w:rsidRPr="00000000" w14:paraId="0000018C">
            <w:pPr>
              <w:spacing w:before="60" w:lin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18D">
            <w:pPr>
              <w:spacing w:after="20" w:line="240" w:lineRule="auto"/>
              <w:rPr>
                <w:b w:val="1"/>
                <w:bCs w:val="1"/>
                <w:color w:val="27ae60"/>
                <w:sz w:val="23"/>
                <w:szCs w:val="23"/>
              </w:rPr>
            </w:pPr>
            <w:r w:rsidDel="00000000" w:rsidR="00000000" w:rsidRPr="00000000">
              <w:rPr>
                <w:b w:val="1"/>
                <w:bCs w:val="1"/>
                <w:color w:val="27ae60"/>
                <w:sz w:val="23"/>
                <w:szCs w:val="23"/>
                <w:rtl w:val="0"/>
              </w:rPr>
              <w:t xml:space="preserve">Goals</w:t>
            </w:r>
          </w:p>
          <w:p w:rsidR="00000000" w:rsidDel="00000000" w:rsidP="00000000" w:rsidRDefault="00000000" w:rsidRPr="00000000" w14:paraId="0000018E">
            <w:pPr>
              <w:spacing w:after="20" w:line="240" w:lineRule="auto"/>
              <w:ind w:left="80" w:firstLine="0"/>
              <w:rPr/>
            </w:pPr>
            <w:r w:rsidDel="00000000" w:rsidR="00000000" w:rsidRPr="00000000">
              <w:rPr>
                <w:rtl w:val="0"/>
              </w:rPr>
              <w:t xml:space="preserve">• Never miss a follow-up or forget a promise</w:t>
            </w:r>
          </w:p>
          <w:p w:rsidR="00000000" w:rsidDel="00000000" w:rsidP="00000000" w:rsidRDefault="00000000" w:rsidRPr="00000000" w14:paraId="0000018F">
            <w:pPr>
              <w:spacing w:after="20" w:line="240" w:lineRule="auto"/>
              <w:ind w:left="80" w:firstLine="0"/>
              <w:rPr/>
            </w:pPr>
            <w:r w:rsidDel="00000000" w:rsidR="00000000" w:rsidRPr="00000000">
              <w:rPr>
                <w:rtl w:val="0"/>
              </w:rPr>
              <w:t xml:space="preserve">• See pipeline health in &lt;30 seconds</w:t>
            </w:r>
          </w:p>
          <w:p w:rsidR="00000000" w:rsidDel="00000000" w:rsidP="00000000" w:rsidRDefault="00000000" w:rsidRPr="00000000" w14:paraId="00000190">
            <w:pPr>
              <w:spacing w:after="20" w:line="240" w:lineRule="auto"/>
              <w:ind w:left="80" w:firstLine="0"/>
              <w:rPr/>
            </w:pPr>
            <w:r w:rsidDel="00000000" w:rsidR="00000000" w:rsidRPr="00000000">
              <w:rPr>
                <w:rtl w:val="0"/>
              </w:rPr>
              <w:t xml:space="preserve">• Spend zero time on CRM admin</w:t>
            </w:r>
          </w:p>
          <w:p w:rsidR="00000000" w:rsidDel="00000000" w:rsidP="00000000" w:rsidRDefault="00000000" w:rsidRPr="00000000" w14:paraId="00000191">
            <w:pPr>
              <w:spacing w:after="20" w:line="240" w:lineRule="auto"/>
              <w:ind w:left="80" w:firstLine="0"/>
              <w:rPr/>
            </w:pPr>
            <w:r w:rsidDel="00000000" w:rsidR="00000000" w:rsidRPr="00000000">
              <w:rPr>
                <w:rtl w:val="0"/>
              </w:rPr>
              <w:t xml:space="preserve">• Have investor-ready pipeline data on demand</w:t>
            </w:r>
          </w:p>
          <w:p w:rsidR="00000000" w:rsidDel="00000000" w:rsidP="00000000" w:rsidRDefault="00000000" w:rsidRPr="00000000" w14:paraId="00000192">
            <w:pPr>
              <w:spacing w:before="40" w:lin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193">
            <w:pPr>
              <w:spacing w:after="20" w:line="240" w:lineRule="auto"/>
              <w:rPr>
                <w:b w:val="1"/>
                <w:bCs w:val="1"/>
                <w:color w:val="e74c3c"/>
                <w:sz w:val="23"/>
                <w:szCs w:val="23"/>
              </w:rPr>
            </w:pPr>
            <w:r w:rsidDel="00000000" w:rsidR="00000000" w:rsidRPr="00000000">
              <w:rPr>
                <w:b w:val="1"/>
                <w:bCs w:val="1"/>
                <w:color w:val="e74c3c"/>
                <w:sz w:val="23"/>
                <w:szCs w:val="23"/>
                <w:rtl w:val="0"/>
              </w:rPr>
              <w:t xml:space="preserve">Frustrations</w:t>
            </w:r>
          </w:p>
          <w:p w:rsidR="00000000" w:rsidDel="00000000" w:rsidP="00000000" w:rsidRDefault="00000000" w:rsidRPr="00000000" w14:paraId="00000194">
            <w:pPr>
              <w:spacing w:after="20" w:line="240" w:lineRule="auto"/>
              <w:ind w:left="80" w:firstLine="0"/>
              <w:rPr/>
            </w:pPr>
            <w:r w:rsidDel="00000000" w:rsidR="00000000" w:rsidRPr="00000000">
              <w:rPr>
                <w:rtl w:val="0"/>
              </w:rPr>
              <w:t xml:space="preserve">• CRMs feel like a second job, not a tool</w:t>
            </w:r>
          </w:p>
          <w:p w:rsidR="00000000" w:rsidDel="00000000" w:rsidP="00000000" w:rsidRDefault="00000000" w:rsidRPr="00000000" w14:paraId="00000195">
            <w:pPr>
              <w:spacing w:after="20" w:line="240" w:lineRule="auto"/>
              <w:ind w:left="80" w:firstLine="0"/>
              <w:rPr/>
            </w:pPr>
            <w:r w:rsidDel="00000000" w:rsidR="00000000" w:rsidRPr="00000000">
              <w:rPr>
                <w:rtl w:val="0"/>
              </w:rPr>
              <w:t xml:space="preserve">• Tools don’t talk to each other (silos)</w:t>
            </w:r>
          </w:p>
          <w:p w:rsidR="00000000" w:rsidDel="00000000" w:rsidP="00000000" w:rsidRDefault="00000000" w:rsidRPr="00000000" w14:paraId="00000196">
            <w:pPr>
              <w:spacing w:after="20" w:line="240" w:lineRule="auto"/>
              <w:ind w:left="80" w:firstLine="0"/>
              <w:rPr/>
            </w:pPr>
            <w:r w:rsidDel="00000000" w:rsidR="00000000" w:rsidRPr="00000000">
              <w:rPr>
                <w:rtl w:val="0"/>
              </w:rPr>
              <w:t xml:space="preserve">• Team logging compliance is ~50%</w:t>
            </w:r>
          </w:p>
          <w:p w:rsidR="00000000" w:rsidDel="00000000" w:rsidP="00000000" w:rsidRDefault="00000000" w:rsidRPr="00000000" w14:paraId="00000197">
            <w:pPr>
              <w:spacing w:after="20" w:line="240" w:lineRule="auto"/>
              <w:ind w:left="80" w:firstLine="0"/>
              <w:rPr/>
            </w:pPr>
            <w:r w:rsidDel="00000000" w:rsidR="00000000" w:rsidRPr="00000000">
              <w:rPr>
                <w:rtl w:val="0"/>
              </w:rPr>
              <w:t xml:space="preserve">• Can’t confidently answer “will I hit target?”</w:t>
            </w:r>
          </w:p>
        </w:tc>
      </w:tr>
    </w:tbl>
    <w:p w:rsidR="00000000" w:rsidDel="00000000" w:rsidP="00000000" w:rsidRDefault="00000000" w:rsidRPr="00000000" w14:paraId="00000198">
      <w:pPr>
        <w:spacing w:before="80" w:line="240" w:lineRule="auto"/>
        <w:rPr>
          <w:sz w:val="23"/>
          <w:szCs w:val="23"/>
        </w:rPr>
      </w:pPr>
      <w:r w:rsidDel="00000000" w:rsidR="00000000" w:rsidRPr="00000000">
        <w:rPr>
          <w:sz w:val="23"/>
          <w:szCs w:val="23"/>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3571428571431"/>
        <w:gridCol w:w="1866.4285714285713"/>
        <w:gridCol w:w="1880.3571428571431"/>
        <w:gridCol w:w="1866.4285714285713"/>
        <w:gridCol w:w="1866.4285714285713"/>
        <w:tblGridChange w:id="0">
          <w:tblGrid>
            <w:gridCol w:w="1880.3571428571431"/>
            <w:gridCol w:w="1866.4285714285713"/>
            <w:gridCol w:w="1880.3571428571431"/>
            <w:gridCol w:w="1866.4285714285713"/>
            <w:gridCol w:w="1866.4285714285713"/>
          </w:tblGrid>
        </w:tblGridChange>
      </w:tblGrid>
      <w:tr>
        <w:trPr>
          <w:cantSplit w:val="0"/>
          <w:trHeight w:val="900" w:hRule="atLeast"/>
          <w:tblHeader w:val="0"/>
        </w:trPr>
        <w:tc>
          <w:tcPr>
            <w:tcBorders>
              <w:top w:color="1a5276" w:space="0" w:sz="6" w:val="single"/>
              <w:left w:color="dee2e6" w:space="0" w:sz="6" w:val="single"/>
              <w:bottom w:color="dee2e6" w:space="0" w:sz="6" w:val="single"/>
              <w:right w:color="dee2e6"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9">
            <w:pPr>
              <w:spacing w:after="20" w:line="240" w:lineRule="auto"/>
              <w:jc w:val="center"/>
              <w:rPr>
                <w:b w:val="1"/>
                <w:bCs w:val="1"/>
                <w:color w:val="1a5276"/>
                <w:sz w:val="28"/>
                <w:szCs w:val="28"/>
              </w:rPr>
            </w:pPr>
            <w:r w:rsidDel="00000000" w:rsidR="00000000" w:rsidRPr="00000000">
              <w:rPr>
                <w:b w:val="1"/>
                <w:bCs w:val="1"/>
                <w:color w:val="1a5276"/>
                <w:sz w:val="28"/>
                <w:szCs w:val="28"/>
                <w:rtl w:val="0"/>
              </w:rPr>
              <w:t xml:space="preserve">4–6</w:t>
            </w:r>
          </w:p>
          <w:p w:rsidR="00000000" w:rsidDel="00000000" w:rsidP="00000000" w:rsidRDefault="00000000" w:rsidRPr="00000000" w14:paraId="0000019A">
            <w:pPr>
              <w:spacing w:line="240" w:lineRule="auto"/>
              <w:jc w:val="center"/>
              <w:rPr>
                <w:sz w:val="19"/>
                <w:szCs w:val="19"/>
              </w:rPr>
            </w:pPr>
            <w:r w:rsidDel="00000000" w:rsidR="00000000" w:rsidRPr="00000000">
              <w:rPr>
                <w:sz w:val="19"/>
                <w:szCs w:val="19"/>
                <w:rtl w:val="0"/>
              </w:rPr>
              <w:t xml:space="preserve">sales channels used daily</w:t>
            </w:r>
          </w:p>
        </w:tc>
        <w:tc>
          <w:tcPr>
            <w:tcBorders>
              <w:top w:color="1a5276" w:space="0" w:sz="6" w:val="single"/>
              <w:left w:color="000000" w:space="0" w:sz="0" w:val="nil"/>
              <w:bottom w:color="dee2e6" w:space="0" w:sz="6" w:val="single"/>
              <w:right w:color="dee2e6"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B">
            <w:pPr>
              <w:spacing w:after="20" w:line="240" w:lineRule="auto"/>
              <w:jc w:val="center"/>
              <w:rPr>
                <w:b w:val="1"/>
                <w:bCs w:val="1"/>
                <w:color w:val="1a5276"/>
                <w:sz w:val="28"/>
                <w:szCs w:val="28"/>
              </w:rPr>
            </w:pPr>
            <w:r w:rsidDel="00000000" w:rsidR="00000000" w:rsidRPr="00000000">
              <w:rPr>
                <w:b w:val="1"/>
                <w:bCs w:val="1"/>
                <w:color w:val="1a5276"/>
                <w:sz w:val="28"/>
                <w:szCs w:val="28"/>
                <w:rtl w:val="0"/>
              </w:rPr>
              <w:t xml:space="preserve">70%</w:t>
            </w:r>
          </w:p>
          <w:p w:rsidR="00000000" w:rsidDel="00000000" w:rsidP="00000000" w:rsidRDefault="00000000" w:rsidRPr="00000000" w14:paraId="0000019C">
            <w:pPr>
              <w:spacing w:line="240" w:lineRule="auto"/>
              <w:jc w:val="center"/>
              <w:rPr>
                <w:sz w:val="19"/>
                <w:szCs w:val="19"/>
              </w:rPr>
            </w:pPr>
            <w:r w:rsidDel="00000000" w:rsidR="00000000" w:rsidRPr="00000000">
              <w:rPr>
                <w:sz w:val="19"/>
                <w:szCs w:val="19"/>
                <w:rtl w:val="0"/>
              </w:rPr>
              <w:t xml:space="preserve">of time closing, not logging</w:t>
            </w:r>
          </w:p>
        </w:tc>
        <w:tc>
          <w:tcPr>
            <w:tcBorders>
              <w:top w:color="f39c12" w:space="0" w:sz="6" w:val="single"/>
              <w:left w:color="000000" w:space="0" w:sz="0" w:val="nil"/>
              <w:bottom w:color="dee2e6" w:space="0" w:sz="6" w:val="single"/>
              <w:right w:color="dee2e6"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D">
            <w:pPr>
              <w:spacing w:after="20" w:line="240" w:lineRule="auto"/>
              <w:jc w:val="center"/>
              <w:rPr>
                <w:b w:val="1"/>
                <w:bCs w:val="1"/>
                <w:color w:val="f39c12"/>
                <w:sz w:val="28"/>
                <w:szCs w:val="28"/>
              </w:rPr>
            </w:pPr>
            <w:r w:rsidDel="00000000" w:rsidR="00000000" w:rsidRPr="00000000">
              <w:rPr>
                <w:b w:val="1"/>
                <w:bCs w:val="1"/>
                <w:color w:val="f39c12"/>
                <w:sz w:val="28"/>
                <w:szCs w:val="28"/>
                <w:rtl w:val="0"/>
              </w:rPr>
              <w:t xml:space="preserve">53%</w:t>
            </w:r>
          </w:p>
          <w:p w:rsidR="00000000" w:rsidDel="00000000" w:rsidP="00000000" w:rsidRDefault="00000000" w:rsidRPr="00000000" w14:paraId="0000019E">
            <w:pPr>
              <w:spacing w:line="240" w:lineRule="auto"/>
              <w:jc w:val="center"/>
              <w:rPr>
                <w:sz w:val="19"/>
                <w:szCs w:val="19"/>
              </w:rPr>
            </w:pPr>
            <w:r w:rsidDel="00000000" w:rsidR="00000000" w:rsidRPr="00000000">
              <w:rPr>
                <w:sz w:val="19"/>
                <w:szCs w:val="19"/>
                <w:rtl w:val="0"/>
              </w:rPr>
              <w:t xml:space="preserve">of founders report burnout</w:t>
            </w:r>
          </w:p>
        </w:tc>
        <w:tc>
          <w:tcPr>
            <w:tcBorders>
              <w:top w:color="e74c3c" w:space="0" w:sz="6" w:val="single"/>
              <w:left w:color="000000" w:space="0" w:sz="0" w:val="nil"/>
              <w:bottom w:color="dee2e6" w:space="0" w:sz="6" w:val="single"/>
              <w:right w:color="dee2e6"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F">
            <w:pPr>
              <w:spacing w:after="20" w:line="240" w:lineRule="auto"/>
              <w:jc w:val="center"/>
              <w:rPr>
                <w:b w:val="1"/>
                <w:bCs w:val="1"/>
                <w:color w:val="e74c3c"/>
                <w:sz w:val="28"/>
                <w:szCs w:val="28"/>
              </w:rPr>
            </w:pPr>
            <w:r w:rsidDel="00000000" w:rsidR="00000000" w:rsidRPr="00000000">
              <w:rPr>
                <w:b w:val="1"/>
                <w:bCs w:val="1"/>
                <w:color w:val="e74c3c"/>
                <w:sz w:val="28"/>
                <w:szCs w:val="28"/>
                <w:rtl w:val="0"/>
              </w:rPr>
              <w:t xml:space="preserve">80%</w:t>
            </w:r>
          </w:p>
          <w:p w:rsidR="00000000" w:rsidDel="00000000" w:rsidP="00000000" w:rsidRDefault="00000000" w:rsidRPr="00000000" w14:paraId="000001A0">
            <w:pPr>
              <w:spacing w:line="240" w:lineRule="auto"/>
              <w:jc w:val="center"/>
              <w:rPr>
                <w:color w:val="7f8c8d"/>
                <w:sz w:val="19"/>
                <w:szCs w:val="19"/>
              </w:rPr>
            </w:pPr>
            <w:r w:rsidDel="00000000" w:rsidR="00000000" w:rsidRPr="00000000">
              <w:rPr>
                <w:color w:val="7f8c8d"/>
                <w:sz w:val="19"/>
                <w:szCs w:val="19"/>
                <w:rtl w:val="0"/>
              </w:rPr>
              <w:t xml:space="preserve">of deals need 5–12 touches</w:t>
            </w:r>
          </w:p>
        </w:tc>
        <w:tc>
          <w:tcPr>
            <w:tcBorders>
              <w:top w:color="e74c3c" w:space="0" w:sz="6" w:val="single"/>
              <w:left w:color="000000" w:space="0" w:sz="0" w:val="nil"/>
              <w:bottom w:color="dee2e6" w:space="0" w:sz="6" w:val="single"/>
              <w:right w:color="dee2e6"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1">
            <w:pPr>
              <w:spacing w:after="20" w:line="240" w:lineRule="auto"/>
              <w:jc w:val="center"/>
              <w:rPr>
                <w:b w:val="1"/>
                <w:bCs w:val="1"/>
                <w:color w:val="e74c3c"/>
                <w:sz w:val="28"/>
                <w:szCs w:val="28"/>
              </w:rPr>
            </w:pPr>
            <w:r w:rsidDel="00000000" w:rsidR="00000000" w:rsidRPr="00000000">
              <w:rPr>
                <w:b w:val="1"/>
                <w:bCs w:val="1"/>
                <w:color w:val="e74c3c"/>
                <w:sz w:val="28"/>
                <w:szCs w:val="28"/>
                <w:rtl w:val="0"/>
              </w:rPr>
              <w:t xml:space="preserve">&lt;2 hrs</w:t>
            </w:r>
          </w:p>
          <w:p w:rsidR="00000000" w:rsidDel="00000000" w:rsidP="00000000" w:rsidRDefault="00000000" w:rsidRPr="00000000" w14:paraId="000001A2">
            <w:pPr>
              <w:spacing w:line="240" w:lineRule="auto"/>
              <w:jc w:val="center"/>
              <w:rPr>
                <w:color w:val="7f8c8d"/>
                <w:sz w:val="19"/>
                <w:szCs w:val="19"/>
              </w:rPr>
            </w:pPr>
            <w:r w:rsidDel="00000000" w:rsidR="00000000" w:rsidRPr="00000000">
              <w:rPr>
                <w:color w:val="7f8c8d"/>
                <w:sz w:val="19"/>
                <w:szCs w:val="19"/>
                <w:rtl w:val="0"/>
              </w:rPr>
              <w:t xml:space="preserve">per day actually selling</w:t>
            </w:r>
          </w:p>
        </w:tc>
      </w:tr>
    </w:tbl>
    <w:p w:rsidR="00000000" w:rsidDel="00000000" w:rsidP="00000000" w:rsidRDefault="00000000" w:rsidRPr="00000000" w14:paraId="000001A3">
      <w:pPr>
        <w:pStyle w:val="Heading3"/>
        <w:spacing w:line="240" w:lineRule="auto"/>
        <w:rPr>
          <w:color w:val="2e75b6"/>
        </w:rPr>
      </w:pPr>
      <w:bookmarkStart w:colFirst="0" w:colLast="0" w:name="_zcuwud6a8jgf" w:id="39"/>
      <w:bookmarkEnd w:id="39"/>
      <w:r w:rsidDel="00000000" w:rsidR="00000000" w:rsidRPr="00000000">
        <w:rPr>
          <w:color w:val="2e75b6"/>
          <w:rtl w:val="0"/>
        </w:rPr>
        <w:t xml:space="preserve">5.1.1 Daily Time Allocation (at ~65 hrs/week)</w:t>
      </w:r>
    </w:p>
    <w:p w:rsidR="00000000" w:rsidDel="00000000" w:rsidP="00000000" w:rsidRDefault="00000000" w:rsidRPr="00000000" w14:paraId="000001A4">
      <w:pPr>
        <w:spacing w:line="24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8.597014925373"/>
        <w:gridCol w:w="4093.2537313432836"/>
        <w:gridCol w:w="1187.4626865671642"/>
        <w:gridCol w:w="1550.686567164179"/>
        <w:tblGridChange w:id="0">
          <w:tblGrid>
            <w:gridCol w:w="2528.597014925373"/>
            <w:gridCol w:w="4093.2537313432836"/>
            <w:gridCol w:w="1187.4626865671642"/>
            <w:gridCol w:w="1550.686567164179"/>
          </w:tblGrid>
        </w:tblGridChange>
      </w:tblGrid>
      <w:tr>
        <w:trPr>
          <w:cantSplit w:val="0"/>
          <w:trHeight w:val="345" w:hRule="atLeast"/>
          <w:tblHeader w:val="0"/>
        </w:trPr>
        <w:tc>
          <w:tcPr>
            <w:tcBorders>
              <w:top w:color="dee2e6" w:space="0" w:sz="6" w:val="single"/>
              <w:left w:color="dee2e6" w:space="0" w:sz="6" w:val="single"/>
              <w:bottom w:color="1a5276" w:space="0" w:sz="6" w:val="single"/>
              <w:right w:color="dee2e6" w:space="0" w:sz="6" w:val="single"/>
            </w:tcBorders>
            <w:shd w:fill="d4e6f1" w:val="clear"/>
            <w:tcMar>
              <w:top w:w="40.0" w:type="dxa"/>
              <w:left w:w="80.0" w:type="dxa"/>
              <w:bottom w:w="40.0" w:type="dxa"/>
              <w:right w:w="80.0" w:type="dxa"/>
            </w:tcMar>
            <w:vAlign w:val="top"/>
          </w:tcPr>
          <w:p w:rsidR="00000000" w:rsidDel="00000000" w:rsidP="00000000" w:rsidRDefault="00000000" w:rsidRPr="00000000" w14:paraId="000001A5">
            <w:pPr>
              <w:spacing w:line="240" w:lineRule="auto"/>
              <w:rPr>
                <w:b w:val="1"/>
                <w:bCs w:val="1"/>
                <w:color w:val="1a5276"/>
                <w:sz w:val="20"/>
                <w:szCs w:val="20"/>
              </w:rPr>
            </w:pPr>
            <w:r w:rsidDel="00000000" w:rsidR="00000000" w:rsidRPr="00000000">
              <w:rPr>
                <w:b w:val="1"/>
                <w:bCs w:val="1"/>
                <w:color w:val="1a5276"/>
                <w:sz w:val="20"/>
                <w:szCs w:val="20"/>
                <w:rtl w:val="0"/>
              </w:rPr>
              <w:t xml:space="preserve">Activity</w:t>
            </w:r>
          </w:p>
        </w:tc>
        <w:tc>
          <w:tcPr>
            <w:tcBorders>
              <w:top w:color="dee2e6" w:space="0" w:sz="6" w:val="single"/>
              <w:left w:color="000000" w:space="0" w:sz="0" w:val="nil"/>
              <w:bottom w:color="1a5276" w:space="0" w:sz="6" w:val="single"/>
              <w:right w:color="dee2e6" w:space="0" w:sz="6" w:val="single"/>
            </w:tcBorders>
            <w:shd w:fill="d4e6f1" w:val="clear"/>
            <w:tcMar>
              <w:top w:w="40.0" w:type="dxa"/>
              <w:left w:w="80.0" w:type="dxa"/>
              <w:bottom w:w="40.0" w:type="dxa"/>
              <w:right w:w="80.0" w:type="dxa"/>
            </w:tcMar>
            <w:vAlign w:val="top"/>
          </w:tcPr>
          <w:p w:rsidR="00000000" w:rsidDel="00000000" w:rsidP="00000000" w:rsidRDefault="00000000" w:rsidRPr="00000000" w14:paraId="000001A6">
            <w:pPr>
              <w:spacing w:line="240" w:lineRule="auto"/>
              <w:rPr>
                <w:sz w:val="23"/>
                <w:szCs w:val="23"/>
              </w:rPr>
            </w:pPr>
            <w:r w:rsidDel="00000000" w:rsidR="00000000" w:rsidRPr="00000000">
              <w:rPr>
                <w:sz w:val="23"/>
                <w:szCs w:val="23"/>
                <w:rtl w:val="0"/>
              </w:rPr>
              <w:t xml:space="preserve"> </w:t>
            </w:r>
          </w:p>
        </w:tc>
        <w:tc>
          <w:tcPr>
            <w:tcBorders>
              <w:top w:color="dee2e6" w:space="0" w:sz="6" w:val="single"/>
              <w:left w:color="000000" w:space="0" w:sz="0" w:val="nil"/>
              <w:bottom w:color="1a5276" w:space="0" w:sz="6" w:val="single"/>
              <w:right w:color="dee2e6" w:space="0" w:sz="6" w:val="single"/>
            </w:tcBorders>
            <w:shd w:fill="d4e6f1" w:val="clear"/>
            <w:tcMar>
              <w:top w:w="40.0" w:type="dxa"/>
              <w:left w:w="80.0" w:type="dxa"/>
              <w:bottom w:w="40.0" w:type="dxa"/>
              <w:right w:w="80.0" w:type="dxa"/>
            </w:tcMar>
            <w:vAlign w:val="top"/>
          </w:tcPr>
          <w:p w:rsidR="00000000" w:rsidDel="00000000" w:rsidP="00000000" w:rsidRDefault="00000000" w:rsidRPr="00000000" w14:paraId="000001A7">
            <w:pPr>
              <w:spacing w:line="240" w:lineRule="auto"/>
              <w:jc w:val="center"/>
              <w:rPr>
                <w:b w:val="1"/>
                <w:bCs w:val="1"/>
                <w:color w:val="1a5276"/>
                <w:sz w:val="20"/>
                <w:szCs w:val="20"/>
              </w:rPr>
            </w:pPr>
            <w:r w:rsidDel="00000000" w:rsidR="00000000" w:rsidRPr="00000000">
              <w:rPr>
                <w:b w:val="1"/>
                <w:bCs w:val="1"/>
                <w:color w:val="1a5276"/>
                <w:sz w:val="20"/>
                <w:szCs w:val="20"/>
                <w:rtl w:val="0"/>
              </w:rPr>
              <w:t xml:space="preserve">Share</w:t>
            </w:r>
          </w:p>
        </w:tc>
        <w:tc>
          <w:tcPr>
            <w:tcBorders>
              <w:top w:color="dee2e6" w:space="0" w:sz="6" w:val="single"/>
              <w:left w:color="000000" w:space="0" w:sz="0" w:val="nil"/>
              <w:bottom w:color="1a5276" w:space="0" w:sz="6" w:val="single"/>
              <w:right w:color="dee2e6" w:space="0" w:sz="6" w:val="single"/>
            </w:tcBorders>
            <w:shd w:fill="d4e6f1" w:val="clear"/>
            <w:tcMar>
              <w:top w:w="40.0" w:type="dxa"/>
              <w:left w:w="80.0" w:type="dxa"/>
              <w:bottom w:w="40.0" w:type="dxa"/>
              <w:right w:w="80.0" w:type="dxa"/>
            </w:tcMar>
            <w:vAlign w:val="top"/>
          </w:tcPr>
          <w:p w:rsidR="00000000" w:rsidDel="00000000" w:rsidP="00000000" w:rsidRDefault="00000000" w:rsidRPr="00000000" w14:paraId="000001A8">
            <w:pPr>
              <w:spacing w:line="240" w:lineRule="auto"/>
              <w:jc w:val="center"/>
              <w:rPr>
                <w:b w:val="1"/>
                <w:bCs w:val="1"/>
                <w:color w:val="1a5276"/>
                <w:sz w:val="20"/>
                <w:szCs w:val="20"/>
              </w:rPr>
            </w:pPr>
            <w:r w:rsidDel="00000000" w:rsidR="00000000" w:rsidRPr="00000000">
              <w:rPr>
                <w:b w:val="1"/>
                <w:bCs w:val="1"/>
                <w:color w:val="1a5276"/>
                <w:sz w:val="20"/>
                <w:szCs w:val="20"/>
                <w:rtl w:val="0"/>
              </w:rPr>
              <w:t xml:space="preserve">Hrs/Week</w:t>
            </w:r>
          </w:p>
        </w:tc>
      </w:tr>
      <w:tr>
        <w:trPr>
          <w:cantSplit w:val="0"/>
          <w:trHeight w:val="756.0000000000218"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A9">
            <w:pPr>
              <w:spacing w:line="240" w:lineRule="auto"/>
              <w:rPr>
                <w:color w:val="444444"/>
                <w:sz w:val="21"/>
                <w:szCs w:val="21"/>
              </w:rPr>
            </w:pPr>
            <w:r w:rsidDel="00000000" w:rsidR="00000000" w:rsidRPr="00000000">
              <w:rPr>
                <w:color w:val="444444"/>
                <w:sz w:val="21"/>
                <w:szCs w:val="21"/>
                <w:rtl w:val="0"/>
              </w:rPr>
              <w:t xml:space="preserve">Sales &amp; Customers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AA">
            <w:pPr>
              <w:spacing w:line="240" w:lineRule="auto"/>
              <w:rPr>
                <w:sz w:val="23"/>
                <w:szCs w:val="23"/>
              </w:rPr>
            </w:pPr>
            <w:r w:rsidDel="00000000" w:rsidR="00000000" w:rsidRPr="00000000">
              <w:rPr>
                <w:sz w:val="23"/>
                <w:szCs w:val="23"/>
                <w:rtl w:val="0"/>
              </w:rPr>
              <w:t xml:space="preserve"> </w:t>
            </w:r>
          </w:p>
          <w:tbl>
            <w:tblPr>
              <w:tblStyle w:val="Table15"/>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tblGridChange w:id="0">
                <w:tblGrid>
                  <w:gridCol w:w="280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2e86c1" w:val="clear"/>
                  <w:tcMar>
                    <w:top w:w="0.0" w:type="dxa"/>
                    <w:left w:w="0.0" w:type="dxa"/>
                    <w:bottom w:w="0.0" w:type="dxa"/>
                    <w:right w:w="0.0" w:type="dxa"/>
                  </w:tcMar>
                  <w:vAlign w:val="top"/>
                </w:tcPr>
                <w:p w:rsidR="00000000" w:rsidDel="00000000" w:rsidP="00000000" w:rsidRDefault="00000000" w:rsidRPr="00000000" w14:paraId="000001AB">
                  <w:pPr>
                    <w:spacing w:line="24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AC">
            <w:pPr>
              <w:spacing w:line="240" w:lineRule="auto"/>
              <w:rPr/>
            </w:pPr>
            <w:r w:rsidDel="00000000" w:rsidR="00000000" w:rsidRPr="00000000">
              <w:rPr>
                <w:rtl w:val="0"/>
              </w:rPr>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AD">
            <w:pPr>
              <w:spacing w:line="240" w:lineRule="auto"/>
              <w:jc w:val="center"/>
              <w:rPr>
                <w:b w:val="1"/>
                <w:bCs w:val="1"/>
                <w:color w:val="2e86c1"/>
                <w:sz w:val="21"/>
                <w:szCs w:val="21"/>
              </w:rPr>
            </w:pPr>
            <w:r w:rsidDel="00000000" w:rsidR="00000000" w:rsidRPr="00000000">
              <w:rPr>
                <w:b w:val="1"/>
                <w:bCs w:val="1"/>
                <w:color w:val="2e86c1"/>
                <w:sz w:val="21"/>
                <w:szCs w:val="21"/>
                <w:rtl w:val="0"/>
              </w:rPr>
              <w:t xml:space="preserve">35%</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AE">
            <w:pPr>
              <w:spacing w:line="240" w:lineRule="auto"/>
              <w:jc w:val="center"/>
              <w:rPr>
                <w:color w:val="7f8c8d"/>
                <w:sz w:val="20"/>
                <w:szCs w:val="20"/>
              </w:rPr>
            </w:pPr>
            <w:r w:rsidDel="00000000" w:rsidR="00000000" w:rsidRPr="00000000">
              <w:rPr>
                <w:color w:val="7f8c8d"/>
                <w:sz w:val="20"/>
                <w:szCs w:val="20"/>
                <w:rtl w:val="0"/>
              </w:rPr>
              <w:t xml:space="preserve">~23 hrs</w:t>
            </w:r>
          </w:p>
        </w:tc>
      </w:tr>
      <w:tr>
        <w:trPr>
          <w:cantSplit w:val="0"/>
          <w:trHeight w:val="615"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AF">
            <w:pPr>
              <w:spacing w:line="240" w:lineRule="auto"/>
              <w:rPr>
                <w:color w:val="444444"/>
                <w:sz w:val="21"/>
                <w:szCs w:val="21"/>
              </w:rPr>
            </w:pPr>
            <w:r w:rsidDel="00000000" w:rsidR="00000000" w:rsidRPr="00000000">
              <w:rPr>
                <w:color w:val="444444"/>
                <w:sz w:val="21"/>
                <w:szCs w:val="21"/>
                <w:rtl w:val="0"/>
              </w:rPr>
              <w:t xml:space="preserve">Product / Engineering</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0">
            <w:pPr>
              <w:spacing w:line="240" w:lineRule="auto"/>
              <w:rPr>
                <w:sz w:val="23"/>
                <w:szCs w:val="23"/>
              </w:rPr>
            </w:pPr>
            <w:r w:rsidDel="00000000" w:rsidR="00000000" w:rsidRPr="00000000">
              <w:rPr>
                <w:sz w:val="23"/>
                <w:szCs w:val="23"/>
                <w:rtl w:val="0"/>
              </w:rPr>
              <w:t xml:space="preserve"> </w:t>
            </w:r>
          </w:p>
          <w:tbl>
            <w:tblPr>
              <w:tblStyle w:val="Table16"/>
              <w:tblW w:w="1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tblGridChange w:id="0">
                <w:tblGrid>
                  <w:gridCol w:w="199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1abc9c" w:val="clear"/>
                  <w:tcMar>
                    <w:top w:w="0.0" w:type="dxa"/>
                    <w:left w:w="0.0" w:type="dxa"/>
                    <w:bottom w:w="0.0" w:type="dxa"/>
                    <w:right w:w="0.0" w:type="dxa"/>
                  </w:tcMar>
                  <w:vAlign w:val="top"/>
                </w:tcPr>
                <w:p w:rsidR="00000000" w:rsidDel="00000000" w:rsidP="00000000" w:rsidRDefault="00000000" w:rsidRPr="00000000" w14:paraId="000001B1">
                  <w:pPr>
                    <w:spacing w:line="24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B2">
            <w:pPr>
              <w:spacing w:line="240" w:lineRule="auto"/>
              <w:rPr/>
            </w:pPr>
            <w:r w:rsidDel="00000000" w:rsidR="00000000" w:rsidRPr="00000000">
              <w:rPr>
                <w:rtl w:val="0"/>
              </w:rPr>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3">
            <w:pPr>
              <w:spacing w:line="240" w:lineRule="auto"/>
              <w:jc w:val="center"/>
              <w:rPr>
                <w:b w:val="1"/>
                <w:bCs w:val="1"/>
                <w:color w:val="1abc9c"/>
                <w:sz w:val="21"/>
                <w:szCs w:val="21"/>
              </w:rPr>
            </w:pPr>
            <w:r w:rsidDel="00000000" w:rsidR="00000000" w:rsidRPr="00000000">
              <w:rPr>
                <w:b w:val="1"/>
                <w:bCs w:val="1"/>
                <w:color w:val="1abc9c"/>
                <w:sz w:val="21"/>
                <w:szCs w:val="21"/>
                <w:rtl w:val="0"/>
              </w:rPr>
              <w:t xml:space="preserve">25%</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4">
            <w:pPr>
              <w:spacing w:line="240" w:lineRule="auto"/>
              <w:jc w:val="center"/>
              <w:rPr>
                <w:color w:val="7f8c8d"/>
                <w:sz w:val="20"/>
                <w:szCs w:val="20"/>
              </w:rPr>
            </w:pPr>
            <w:r w:rsidDel="00000000" w:rsidR="00000000" w:rsidRPr="00000000">
              <w:rPr>
                <w:color w:val="7f8c8d"/>
                <w:sz w:val="20"/>
                <w:szCs w:val="20"/>
                <w:rtl w:val="0"/>
              </w:rPr>
              <w:t xml:space="preserve">~16 hrs</w:t>
            </w:r>
          </w:p>
        </w:tc>
      </w:tr>
      <w:tr>
        <w:trPr>
          <w:cantSplit w:val="0"/>
          <w:trHeight w:val="615"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B5">
            <w:pPr>
              <w:spacing w:line="240" w:lineRule="auto"/>
              <w:rPr>
                <w:color w:val="444444"/>
                <w:sz w:val="21"/>
                <w:szCs w:val="21"/>
              </w:rPr>
            </w:pPr>
            <w:r w:rsidDel="00000000" w:rsidR="00000000" w:rsidRPr="00000000">
              <w:rPr>
                <w:color w:val="444444"/>
                <w:sz w:val="21"/>
                <w:szCs w:val="21"/>
                <w:rtl w:val="0"/>
              </w:rPr>
              <w:t xml:space="preserve">People &amp; Hiring</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B6">
            <w:pPr>
              <w:spacing w:line="240" w:lineRule="auto"/>
              <w:rPr>
                <w:sz w:val="23"/>
                <w:szCs w:val="23"/>
              </w:rPr>
            </w:pPr>
            <w:r w:rsidDel="00000000" w:rsidR="00000000" w:rsidRPr="00000000">
              <w:rPr>
                <w:sz w:val="23"/>
                <w:szCs w:val="23"/>
                <w:rtl w:val="0"/>
              </w:rPr>
              <w:t xml:space="preserve"> </w:t>
            </w:r>
          </w:p>
          <w:tbl>
            <w:tblPr>
              <w:tblStyle w:val="Table17"/>
              <w:tblW w:w="1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tblGridChange w:id="0">
                <w:tblGrid>
                  <w:gridCol w:w="120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8e44ad" w:val="clear"/>
                  <w:tcMar>
                    <w:top w:w="0.0" w:type="dxa"/>
                    <w:left w:w="0.0" w:type="dxa"/>
                    <w:bottom w:w="0.0" w:type="dxa"/>
                    <w:right w:w="0.0" w:type="dxa"/>
                  </w:tcMar>
                  <w:vAlign w:val="top"/>
                </w:tcPr>
                <w:p w:rsidR="00000000" w:rsidDel="00000000" w:rsidP="00000000" w:rsidRDefault="00000000" w:rsidRPr="00000000" w14:paraId="000001B7">
                  <w:pPr>
                    <w:spacing w:line="24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B8">
            <w:pPr>
              <w:spacing w:line="240" w:lineRule="auto"/>
              <w:rPr/>
            </w:pPr>
            <w:r w:rsidDel="00000000" w:rsidR="00000000" w:rsidRPr="00000000">
              <w:rPr>
                <w:rtl w:val="0"/>
              </w:rPr>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B9">
            <w:pPr>
              <w:spacing w:line="240" w:lineRule="auto"/>
              <w:jc w:val="center"/>
              <w:rPr>
                <w:b w:val="1"/>
                <w:bCs w:val="1"/>
                <w:color w:val="8e44ad"/>
                <w:sz w:val="21"/>
                <w:szCs w:val="21"/>
              </w:rPr>
            </w:pPr>
            <w:r w:rsidDel="00000000" w:rsidR="00000000" w:rsidRPr="00000000">
              <w:rPr>
                <w:b w:val="1"/>
                <w:bCs w:val="1"/>
                <w:color w:val="8e44ad"/>
                <w:sz w:val="21"/>
                <w:szCs w:val="21"/>
                <w:rtl w:val="0"/>
              </w:rPr>
              <w:t xml:space="preserve">15%</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BA">
            <w:pPr>
              <w:spacing w:line="240" w:lineRule="auto"/>
              <w:jc w:val="center"/>
              <w:rPr>
                <w:color w:val="7f8c8d"/>
                <w:sz w:val="20"/>
                <w:szCs w:val="20"/>
              </w:rPr>
            </w:pPr>
            <w:r w:rsidDel="00000000" w:rsidR="00000000" w:rsidRPr="00000000">
              <w:rPr>
                <w:color w:val="7f8c8d"/>
                <w:sz w:val="20"/>
                <w:szCs w:val="20"/>
                <w:rtl w:val="0"/>
              </w:rPr>
              <w:t xml:space="preserve">~10 hrs</w:t>
            </w:r>
          </w:p>
        </w:tc>
      </w:tr>
      <w:tr>
        <w:trPr>
          <w:cantSplit w:val="0"/>
          <w:trHeight w:val="615"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B">
            <w:pPr>
              <w:spacing w:line="240" w:lineRule="auto"/>
              <w:rPr>
                <w:color w:val="444444"/>
                <w:sz w:val="21"/>
                <w:szCs w:val="21"/>
              </w:rPr>
            </w:pPr>
            <w:r w:rsidDel="00000000" w:rsidR="00000000" w:rsidRPr="00000000">
              <w:rPr>
                <w:color w:val="444444"/>
                <w:sz w:val="21"/>
                <w:szCs w:val="21"/>
                <w:rtl w:val="0"/>
              </w:rPr>
              <w:t xml:space="preserve">Ops &amp; Admin</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C">
            <w:pPr>
              <w:spacing w:line="240" w:lineRule="auto"/>
              <w:rPr>
                <w:sz w:val="23"/>
                <w:szCs w:val="23"/>
              </w:rPr>
            </w:pPr>
            <w:r w:rsidDel="00000000" w:rsidR="00000000" w:rsidRPr="00000000">
              <w:rPr>
                <w:sz w:val="23"/>
                <w:szCs w:val="23"/>
                <w:rtl w:val="0"/>
              </w:rPr>
              <w:t xml:space="preserve"> </w:t>
            </w:r>
          </w:p>
          <w:tbl>
            <w:tblPr>
              <w:tblStyle w:val="Table18"/>
              <w:tblW w:w="1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tblGridChange w:id="0">
                <w:tblGrid>
                  <w:gridCol w:w="103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f39c12" w:val="clear"/>
                  <w:tcMar>
                    <w:top w:w="0.0" w:type="dxa"/>
                    <w:left w:w="0.0" w:type="dxa"/>
                    <w:bottom w:w="0.0" w:type="dxa"/>
                    <w:right w:w="0.0" w:type="dxa"/>
                  </w:tcMar>
                  <w:vAlign w:val="top"/>
                </w:tcPr>
                <w:p w:rsidR="00000000" w:rsidDel="00000000" w:rsidP="00000000" w:rsidRDefault="00000000" w:rsidRPr="00000000" w14:paraId="000001BD">
                  <w:pPr>
                    <w:spacing w:line="24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BE">
            <w:pPr>
              <w:spacing w:line="240" w:lineRule="auto"/>
              <w:rPr/>
            </w:pPr>
            <w:r w:rsidDel="00000000" w:rsidR="00000000" w:rsidRPr="00000000">
              <w:rPr>
                <w:rtl w:val="0"/>
              </w:rPr>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BF">
            <w:pPr>
              <w:spacing w:line="240" w:lineRule="auto"/>
              <w:jc w:val="center"/>
              <w:rPr>
                <w:b w:val="1"/>
                <w:bCs w:val="1"/>
                <w:color w:val="f39c12"/>
                <w:sz w:val="21"/>
                <w:szCs w:val="21"/>
              </w:rPr>
            </w:pPr>
            <w:r w:rsidDel="00000000" w:rsidR="00000000" w:rsidRPr="00000000">
              <w:rPr>
                <w:b w:val="1"/>
                <w:bCs w:val="1"/>
                <w:color w:val="f39c12"/>
                <w:sz w:val="21"/>
                <w:szCs w:val="21"/>
                <w:rtl w:val="0"/>
              </w:rPr>
              <w:t xml:space="preserve">13%</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C0">
            <w:pPr>
              <w:spacing w:line="240" w:lineRule="auto"/>
              <w:jc w:val="center"/>
              <w:rPr>
                <w:color w:val="7f8c8d"/>
                <w:sz w:val="20"/>
                <w:szCs w:val="20"/>
              </w:rPr>
            </w:pPr>
            <w:r w:rsidDel="00000000" w:rsidR="00000000" w:rsidRPr="00000000">
              <w:rPr>
                <w:color w:val="7f8c8d"/>
                <w:sz w:val="20"/>
                <w:szCs w:val="20"/>
                <w:rtl w:val="0"/>
              </w:rPr>
              <w:t xml:space="preserve">~8 hrs</w:t>
            </w:r>
          </w:p>
        </w:tc>
      </w:tr>
      <w:tr>
        <w:trPr>
          <w:cantSplit w:val="0"/>
          <w:trHeight w:val="615"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C1">
            <w:pPr>
              <w:spacing w:line="240" w:lineRule="auto"/>
              <w:rPr>
                <w:color w:val="444444"/>
                <w:sz w:val="21"/>
                <w:szCs w:val="21"/>
              </w:rPr>
            </w:pPr>
            <w:r w:rsidDel="00000000" w:rsidR="00000000" w:rsidRPr="00000000">
              <w:rPr>
                <w:color w:val="444444"/>
                <w:sz w:val="21"/>
                <w:szCs w:val="21"/>
                <w:rtl w:val="0"/>
              </w:rPr>
              <w:t xml:space="preserve">Strategy &amp; Fundraising</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C2">
            <w:pPr>
              <w:spacing w:line="240" w:lineRule="auto"/>
              <w:rPr>
                <w:sz w:val="23"/>
                <w:szCs w:val="23"/>
              </w:rPr>
            </w:pPr>
            <w:r w:rsidDel="00000000" w:rsidR="00000000" w:rsidRPr="00000000">
              <w:rPr>
                <w:sz w:val="23"/>
                <w:szCs w:val="23"/>
                <w:rtl w:val="0"/>
              </w:rPr>
              <w:t xml:space="preserve"> </w:t>
            </w:r>
          </w:p>
          <w:tbl>
            <w:tblPr>
              <w:tblStyle w:val="Table19"/>
              <w:tblW w:w="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tblGridChange w:id="0">
                <w:tblGrid>
                  <w:gridCol w:w="96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e74c3c" w:val="clear"/>
                  <w:tcMar>
                    <w:top w:w="0.0" w:type="dxa"/>
                    <w:left w:w="0.0" w:type="dxa"/>
                    <w:bottom w:w="0.0" w:type="dxa"/>
                    <w:right w:w="0.0" w:type="dxa"/>
                  </w:tcMar>
                  <w:vAlign w:val="top"/>
                </w:tcPr>
                <w:p w:rsidR="00000000" w:rsidDel="00000000" w:rsidP="00000000" w:rsidRDefault="00000000" w:rsidRPr="00000000" w14:paraId="000001C3">
                  <w:pPr>
                    <w:spacing w:line="240" w:lineRule="auto"/>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C4">
            <w:pPr>
              <w:spacing w:line="240" w:lineRule="auto"/>
              <w:rPr/>
            </w:pPr>
            <w:r w:rsidDel="00000000" w:rsidR="00000000" w:rsidRPr="00000000">
              <w:rPr>
                <w:rtl w:val="0"/>
              </w:rPr>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C5">
            <w:pPr>
              <w:spacing w:line="240" w:lineRule="auto"/>
              <w:jc w:val="center"/>
              <w:rPr>
                <w:b w:val="1"/>
                <w:bCs w:val="1"/>
                <w:color w:val="e74c3c"/>
                <w:sz w:val="21"/>
                <w:szCs w:val="21"/>
              </w:rPr>
            </w:pPr>
            <w:r w:rsidDel="00000000" w:rsidR="00000000" w:rsidRPr="00000000">
              <w:rPr>
                <w:b w:val="1"/>
                <w:bCs w:val="1"/>
                <w:color w:val="e74c3c"/>
                <w:sz w:val="21"/>
                <w:szCs w:val="21"/>
                <w:rtl w:val="0"/>
              </w:rPr>
              <w:t xml:space="preserve">12%</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C6">
            <w:pPr>
              <w:spacing w:line="240" w:lineRule="auto"/>
              <w:jc w:val="center"/>
              <w:rPr>
                <w:color w:val="7f8c8d"/>
                <w:sz w:val="20"/>
                <w:szCs w:val="20"/>
              </w:rPr>
            </w:pPr>
            <w:r w:rsidDel="00000000" w:rsidR="00000000" w:rsidRPr="00000000">
              <w:rPr>
                <w:color w:val="7f8c8d"/>
                <w:sz w:val="20"/>
                <w:szCs w:val="20"/>
                <w:rtl w:val="0"/>
              </w:rPr>
              <w:t xml:space="preserve">~8 hrs</w:t>
            </w:r>
          </w:p>
        </w:tc>
      </w:tr>
    </w:tbl>
    <w:p w:rsidR="00000000" w:rsidDel="00000000" w:rsidP="00000000" w:rsidRDefault="00000000" w:rsidRPr="00000000" w14:paraId="000001C7">
      <w:pPr>
        <w:spacing w:before="20" w:line="240" w:lineRule="auto"/>
        <w:ind w:left="80" w:firstLine="0"/>
        <w:rPr>
          <w:i w:val="1"/>
          <w:iCs w:val="1"/>
          <w:sz w:val="19"/>
          <w:szCs w:val="19"/>
        </w:rPr>
      </w:pPr>
      <w:r w:rsidDel="00000000" w:rsidR="00000000" w:rsidRPr="00000000">
        <w:rPr>
          <w:i w:val="1"/>
          <w:iCs w:val="1"/>
          <w:sz w:val="19"/>
          <w:szCs w:val="19"/>
          <w:rtl w:val="0"/>
        </w:rPr>
        <w:t xml:space="preserve">Sales share spikes to 50–60% during fundraising and first-customer acquisition phases.</w:t>
      </w:r>
    </w:p>
    <w:p w:rsidR="00000000" w:rsidDel="00000000" w:rsidP="00000000" w:rsidRDefault="00000000" w:rsidRPr="00000000" w14:paraId="000001C8">
      <w:pPr>
        <w:spacing w:after="40" w:before="120" w:line="240" w:lineRule="auto"/>
        <w:rPr>
          <w:b w:val="1"/>
          <w:bCs w:val="1"/>
          <w:color w:val="1a5276"/>
          <w:sz w:val="23"/>
          <w:szCs w:val="23"/>
        </w:rPr>
      </w:pPr>
      <w:r w:rsidDel="00000000" w:rsidR="00000000" w:rsidRPr="00000000">
        <w:rPr>
          <w:b w:val="1"/>
          <w:bCs w:val="1"/>
          <w:color w:val="1a5276"/>
          <w:sz w:val="23"/>
          <w:szCs w:val="23"/>
          <w:rtl w:val="0"/>
        </w:rPr>
        <w:t xml:space="preserve"> </w:t>
      </w:r>
    </w:p>
    <w:p w:rsidR="00000000" w:rsidDel="00000000" w:rsidP="00000000" w:rsidRDefault="00000000" w:rsidRPr="00000000" w14:paraId="000001C9">
      <w:pPr>
        <w:pStyle w:val="Heading3"/>
        <w:spacing w:line="240" w:lineRule="auto"/>
        <w:rPr>
          <w:color w:val="2e75b6"/>
        </w:rPr>
      </w:pPr>
      <w:bookmarkStart w:colFirst="0" w:colLast="0" w:name="_bybohxjy7l4" w:id="40"/>
      <w:bookmarkEnd w:id="40"/>
      <w:r w:rsidDel="00000000" w:rsidR="00000000" w:rsidRPr="00000000">
        <w:rPr>
          <w:color w:val="2e75b6"/>
          <w:rtl w:val="0"/>
        </w:rPr>
        <w:t xml:space="preserve"> 5.1.2 Sales Channel Usage &amp; Deal Flow</w:t>
      </w:r>
    </w:p>
    <w:p w:rsidR="00000000" w:rsidDel="00000000" w:rsidP="00000000" w:rsidRDefault="00000000" w:rsidRPr="00000000" w14:paraId="000001CA">
      <w:pPr>
        <w:spacing w:line="24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3.910447761194"/>
        <w:gridCol w:w="3241.0746268656712"/>
        <w:gridCol w:w="1983.7611940298507"/>
        <w:gridCol w:w="2221.2537313432836"/>
        <w:tblGridChange w:id="0">
          <w:tblGrid>
            <w:gridCol w:w="1913.910447761194"/>
            <w:gridCol w:w="3241.0746268656712"/>
            <w:gridCol w:w="1983.7611940298507"/>
            <w:gridCol w:w="2221.2537313432836"/>
          </w:tblGrid>
        </w:tblGridChange>
      </w:tblGrid>
      <w:tr>
        <w:trPr>
          <w:cantSplit w:val="0"/>
          <w:trHeight w:val="315" w:hRule="atLeast"/>
          <w:tblHeader w:val="0"/>
        </w:trPr>
        <w:tc>
          <w:tcPr>
            <w:tcBorders>
              <w:top w:color="dee2e6" w:space="0" w:sz="6" w:val="single"/>
              <w:left w:color="dee2e6" w:space="0" w:sz="6" w:val="single"/>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CB">
            <w:pPr>
              <w:spacing w:line="240" w:lineRule="auto"/>
              <w:rPr>
                <w:b w:val="1"/>
                <w:bCs w:val="1"/>
                <w:color w:val="ffffff"/>
                <w:sz w:val="20"/>
                <w:szCs w:val="20"/>
              </w:rPr>
            </w:pPr>
            <w:r w:rsidDel="00000000" w:rsidR="00000000" w:rsidRPr="00000000">
              <w:rPr>
                <w:b w:val="1"/>
                <w:bCs w:val="1"/>
                <w:color w:val="ffffff"/>
                <w:sz w:val="20"/>
                <w:szCs w:val="20"/>
                <w:rtl w:val="0"/>
              </w:rPr>
              <w:t xml:space="preserve">Channel</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CC">
            <w:pPr>
              <w:spacing w:line="240" w:lineRule="auto"/>
              <w:rPr>
                <w:b w:val="1"/>
                <w:bCs w:val="1"/>
                <w:color w:val="ffffff"/>
                <w:sz w:val="20"/>
                <w:szCs w:val="20"/>
              </w:rPr>
            </w:pPr>
            <w:r w:rsidDel="00000000" w:rsidR="00000000" w:rsidRPr="00000000">
              <w:rPr>
                <w:b w:val="1"/>
                <w:bCs w:val="1"/>
                <w:color w:val="ffffff"/>
                <w:sz w:val="20"/>
                <w:szCs w:val="20"/>
                <w:rtl w:val="0"/>
              </w:rPr>
              <w:t xml:space="preserve">Primary Use</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CD">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Frequency</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CE">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 of Deals Touched</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CF">
            <w:pPr>
              <w:spacing w:line="240" w:lineRule="auto"/>
              <w:rPr>
                <w:b w:val="1"/>
                <w:bCs w:val="1"/>
                <w:color w:val="222222"/>
                <w:sz w:val="20"/>
                <w:szCs w:val="20"/>
              </w:rPr>
            </w:pPr>
            <w:r w:rsidDel="00000000" w:rsidR="00000000" w:rsidRPr="00000000">
              <w:rPr>
                <w:b w:val="1"/>
                <w:bCs w:val="1"/>
                <w:color w:val="222222"/>
                <w:sz w:val="20"/>
                <w:szCs w:val="20"/>
                <w:rtl w:val="0"/>
              </w:rPr>
              <w:t xml:space="preserve">WhatsApp</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0">
            <w:pPr>
              <w:spacing w:line="240" w:lineRule="auto"/>
              <w:rPr>
                <w:sz w:val="20"/>
                <w:szCs w:val="20"/>
              </w:rPr>
            </w:pPr>
            <w:r w:rsidDel="00000000" w:rsidR="00000000" w:rsidRPr="00000000">
              <w:rPr>
                <w:sz w:val="20"/>
                <w:szCs w:val="20"/>
                <w:rtl w:val="0"/>
              </w:rPr>
              <w:t xml:space="preserve">Warm follow-ups, price negotiation, quick updates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1">
            <w:pPr>
              <w:spacing w:line="240" w:lineRule="auto"/>
              <w:jc w:val="center"/>
              <w:rPr>
                <w:sz w:val="20"/>
                <w:szCs w:val="20"/>
              </w:rPr>
            </w:pPr>
            <w:r w:rsidDel="00000000" w:rsidR="00000000" w:rsidRPr="00000000">
              <w:rPr>
                <w:sz w:val="20"/>
                <w:szCs w:val="20"/>
                <w:rtl w:val="0"/>
              </w:rPr>
              <w:t xml:space="preserve">50–100 msgs/day</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2">
            <w:pPr>
              <w:spacing w:line="240" w:lineRule="auto"/>
              <w:jc w:val="center"/>
              <w:rPr>
                <w:sz w:val="20"/>
                <w:szCs w:val="20"/>
              </w:rPr>
            </w:pPr>
            <w:r w:rsidDel="00000000" w:rsidR="00000000" w:rsidRPr="00000000">
              <w:rPr>
                <w:sz w:val="20"/>
                <w:szCs w:val="20"/>
                <w:rtl w:val="0"/>
              </w:rPr>
              <w:t xml:space="preserve">80–90%</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3">
            <w:pPr>
              <w:spacing w:line="240" w:lineRule="auto"/>
              <w:rPr>
                <w:b w:val="1"/>
                <w:bCs w:val="1"/>
                <w:color w:val="222222"/>
                <w:sz w:val="20"/>
                <w:szCs w:val="20"/>
              </w:rPr>
            </w:pPr>
            <w:r w:rsidDel="00000000" w:rsidR="00000000" w:rsidRPr="00000000">
              <w:rPr>
                <w:b w:val="1"/>
                <w:bCs w:val="1"/>
                <w:color w:val="222222"/>
                <w:sz w:val="20"/>
                <w:szCs w:val="20"/>
                <w:rtl w:val="0"/>
              </w:rPr>
              <w:t xml:space="preserve">Phone / IVR</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4">
            <w:pPr>
              <w:spacing w:line="240" w:lineRule="auto"/>
              <w:rPr>
                <w:sz w:val="20"/>
                <w:szCs w:val="20"/>
              </w:rPr>
            </w:pPr>
            <w:r w:rsidDel="00000000" w:rsidR="00000000" w:rsidRPr="00000000">
              <w:rPr>
                <w:sz w:val="20"/>
                <w:szCs w:val="20"/>
                <w:rtl w:val="0"/>
              </w:rPr>
              <w:t xml:space="preserve">Discovery calls, objection handling, closing</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5">
            <w:pPr>
              <w:spacing w:line="240" w:lineRule="auto"/>
              <w:jc w:val="center"/>
              <w:rPr>
                <w:sz w:val="20"/>
                <w:szCs w:val="20"/>
              </w:rPr>
            </w:pPr>
            <w:r w:rsidDel="00000000" w:rsidR="00000000" w:rsidRPr="00000000">
              <w:rPr>
                <w:sz w:val="20"/>
                <w:szCs w:val="20"/>
                <w:rtl w:val="0"/>
              </w:rPr>
              <w:t xml:space="preserve">10–30 calls/day</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6">
            <w:pPr>
              <w:spacing w:line="240" w:lineRule="auto"/>
              <w:jc w:val="center"/>
              <w:rPr>
                <w:sz w:val="20"/>
                <w:szCs w:val="20"/>
              </w:rPr>
            </w:pPr>
            <w:r w:rsidDel="00000000" w:rsidR="00000000" w:rsidRPr="00000000">
              <w:rPr>
                <w:sz w:val="20"/>
                <w:szCs w:val="20"/>
                <w:rtl w:val="0"/>
              </w:rPr>
              <w:t xml:space="preserve">60–70%</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7">
            <w:pPr>
              <w:spacing w:line="240" w:lineRule="auto"/>
              <w:rPr>
                <w:b w:val="1"/>
                <w:bCs w:val="1"/>
                <w:color w:val="222222"/>
                <w:sz w:val="20"/>
                <w:szCs w:val="20"/>
              </w:rPr>
            </w:pPr>
            <w:r w:rsidDel="00000000" w:rsidR="00000000" w:rsidRPr="00000000">
              <w:rPr>
                <w:b w:val="1"/>
                <w:bCs w:val="1"/>
                <w:color w:val="222222"/>
                <w:sz w:val="20"/>
                <w:szCs w:val="20"/>
                <w:rtl w:val="0"/>
              </w:rPr>
              <w:t xml:space="preserve">Email</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Proposals, formal docs, cold outreach</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9">
            <w:pPr>
              <w:spacing w:line="240" w:lineRule="auto"/>
              <w:jc w:val="center"/>
              <w:rPr>
                <w:sz w:val="20"/>
                <w:szCs w:val="20"/>
              </w:rPr>
            </w:pPr>
            <w:r w:rsidDel="00000000" w:rsidR="00000000" w:rsidRPr="00000000">
              <w:rPr>
                <w:sz w:val="20"/>
                <w:szCs w:val="20"/>
                <w:rtl w:val="0"/>
              </w:rPr>
              <w:t xml:space="preserve">15–40 emails/day</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A">
            <w:pPr>
              <w:spacing w:line="240" w:lineRule="auto"/>
              <w:jc w:val="center"/>
              <w:rPr>
                <w:sz w:val="20"/>
                <w:szCs w:val="20"/>
              </w:rPr>
            </w:pPr>
            <w:r w:rsidDel="00000000" w:rsidR="00000000" w:rsidRPr="00000000">
              <w:rPr>
                <w:sz w:val="20"/>
                <w:szCs w:val="20"/>
                <w:rtl w:val="0"/>
              </w:rPr>
              <w:t xml:space="preserve">40–60%</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B">
            <w:pPr>
              <w:spacing w:line="240" w:lineRule="auto"/>
              <w:rPr>
                <w:b w:val="1"/>
                <w:bCs w:val="1"/>
                <w:color w:val="222222"/>
                <w:sz w:val="20"/>
                <w:szCs w:val="20"/>
              </w:rPr>
            </w:pPr>
            <w:r w:rsidDel="00000000" w:rsidR="00000000" w:rsidRPr="00000000">
              <w:rPr>
                <w:b w:val="1"/>
                <w:bCs w:val="1"/>
                <w:color w:val="222222"/>
                <w:sz w:val="20"/>
                <w:szCs w:val="20"/>
                <w:rtl w:val="0"/>
              </w:rPr>
              <w:t xml:space="preserve">LinkedIn</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C">
            <w:pPr>
              <w:spacing w:line="240" w:lineRule="auto"/>
              <w:rPr>
                <w:sz w:val="20"/>
                <w:szCs w:val="20"/>
              </w:rPr>
            </w:pPr>
            <w:r w:rsidDel="00000000" w:rsidR="00000000" w:rsidRPr="00000000">
              <w:rPr>
                <w:sz w:val="20"/>
                <w:szCs w:val="20"/>
                <w:rtl w:val="0"/>
              </w:rPr>
              <w:t xml:space="preserve">Prospecting, warm intros, thought leadership</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D">
            <w:pPr>
              <w:spacing w:line="240" w:lineRule="auto"/>
              <w:jc w:val="center"/>
              <w:rPr>
                <w:sz w:val="20"/>
                <w:szCs w:val="20"/>
              </w:rPr>
            </w:pPr>
            <w:r w:rsidDel="00000000" w:rsidR="00000000" w:rsidRPr="00000000">
              <w:rPr>
                <w:sz w:val="20"/>
                <w:szCs w:val="20"/>
                <w:rtl w:val="0"/>
              </w:rPr>
              <w:t xml:space="preserve">3–5 DMs/day</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DE">
            <w:pPr>
              <w:spacing w:line="240" w:lineRule="auto"/>
              <w:jc w:val="center"/>
              <w:rPr>
                <w:sz w:val="20"/>
                <w:szCs w:val="20"/>
              </w:rPr>
            </w:pPr>
            <w:r w:rsidDel="00000000" w:rsidR="00000000" w:rsidRPr="00000000">
              <w:rPr>
                <w:sz w:val="20"/>
                <w:szCs w:val="20"/>
                <w:rtl w:val="0"/>
              </w:rPr>
              <w:t xml:space="preserve">20–30%</w:t>
            </w:r>
          </w:p>
        </w:tc>
      </w:tr>
      <w:tr>
        <w:trPr>
          <w:cantSplit w:val="0"/>
          <w:trHeight w:val="315"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DF">
            <w:pPr>
              <w:spacing w:line="240" w:lineRule="auto"/>
              <w:rPr>
                <w:b w:val="1"/>
                <w:bCs w:val="1"/>
                <w:color w:val="222222"/>
                <w:sz w:val="20"/>
                <w:szCs w:val="20"/>
              </w:rPr>
            </w:pPr>
            <w:r w:rsidDel="00000000" w:rsidR="00000000" w:rsidRPr="00000000">
              <w:rPr>
                <w:b w:val="1"/>
                <w:bCs w:val="1"/>
                <w:color w:val="222222"/>
                <w:sz w:val="20"/>
                <w:szCs w:val="20"/>
                <w:rtl w:val="0"/>
              </w:rPr>
              <w:t xml:space="preserve">Meta / Google Ads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Inbound lead capture (forms)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E1">
            <w:pPr>
              <w:spacing w:line="240" w:lineRule="auto"/>
              <w:jc w:val="center"/>
              <w:rPr>
                <w:sz w:val="20"/>
                <w:szCs w:val="20"/>
              </w:rPr>
            </w:pPr>
            <w:r w:rsidDel="00000000" w:rsidR="00000000" w:rsidRPr="00000000">
              <w:rPr>
                <w:sz w:val="20"/>
                <w:szCs w:val="20"/>
                <w:rtl w:val="0"/>
              </w:rPr>
              <w:t xml:space="preserve">Always-on</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E2">
            <w:pPr>
              <w:spacing w:line="240" w:lineRule="auto"/>
              <w:jc w:val="center"/>
              <w:rPr>
                <w:sz w:val="20"/>
                <w:szCs w:val="20"/>
              </w:rPr>
            </w:pPr>
            <w:r w:rsidDel="00000000" w:rsidR="00000000" w:rsidRPr="00000000">
              <w:rPr>
                <w:sz w:val="20"/>
                <w:szCs w:val="20"/>
                <w:rtl w:val="0"/>
              </w:rPr>
              <w:t xml:space="preserve">40–80% of top-of-funnel</w:t>
            </w:r>
          </w:p>
        </w:tc>
      </w:tr>
      <w:tr>
        <w:trPr>
          <w:cantSplit w:val="0"/>
          <w:trHeight w:val="315"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E3">
            <w:pPr>
              <w:spacing w:line="240" w:lineRule="auto"/>
              <w:rPr>
                <w:b w:val="1"/>
                <w:bCs w:val="1"/>
                <w:color w:val="222222"/>
                <w:sz w:val="20"/>
                <w:szCs w:val="20"/>
              </w:rPr>
            </w:pPr>
            <w:r w:rsidDel="00000000" w:rsidR="00000000" w:rsidRPr="00000000">
              <w:rPr>
                <w:b w:val="1"/>
                <w:bCs w:val="1"/>
                <w:color w:val="222222"/>
                <w:sz w:val="20"/>
                <w:szCs w:val="20"/>
                <w:rtl w:val="0"/>
              </w:rPr>
              <w:t xml:space="preserve">In-Person</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E4">
            <w:pPr>
              <w:spacing w:line="240" w:lineRule="auto"/>
              <w:rPr>
                <w:sz w:val="20"/>
                <w:szCs w:val="20"/>
              </w:rPr>
            </w:pPr>
            <w:r w:rsidDel="00000000" w:rsidR="00000000" w:rsidRPr="00000000">
              <w:rPr>
                <w:sz w:val="20"/>
                <w:szCs w:val="20"/>
                <w:rtl w:val="0"/>
              </w:rPr>
              <w:t xml:space="preserve">Site visits, demos, events</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E5">
            <w:pPr>
              <w:spacing w:line="240" w:lineRule="auto"/>
              <w:jc w:val="center"/>
              <w:rPr>
                <w:sz w:val="20"/>
                <w:szCs w:val="20"/>
              </w:rPr>
            </w:pPr>
            <w:r w:rsidDel="00000000" w:rsidR="00000000" w:rsidRPr="00000000">
              <w:rPr>
                <w:sz w:val="20"/>
                <w:szCs w:val="20"/>
                <w:rtl w:val="0"/>
              </w:rPr>
              <w:t xml:space="preserve">2–4/week</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E6">
            <w:pPr>
              <w:spacing w:line="240" w:lineRule="auto"/>
              <w:jc w:val="center"/>
              <w:rPr>
                <w:sz w:val="20"/>
                <w:szCs w:val="20"/>
              </w:rPr>
            </w:pPr>
            <w:r w:rsidDel="00000000" w:rsidR="00000000" w:rsidRPr="00000000">
              <w:rPr>
                <w:sz w:val="20"/>
                <w:szCs w:val="20"/>
                <w:rtl w:val="0"/>
              </w:rPr>
              <w:t xml:space="preserve">10–20%</w:t>
            </w:r>
          </w:p>
        </w:tc>
      </w:tr>
    </w:tbl>
    <w:p w:rsidR="00000000" w:rsidDel="00000000" w:rsidP="00000000" w:rsidRDefault="00000000" w:rsidRPr="00000000" w14:paraId="000001E7">
      <w:pPr>
        <w:spacing w:before="20" w:line="240" w:lineRule="auto"/>
        <w:ind w:left="80" w:firstLine="0"/>
        <w:rPr/>
      </w:pPr>
      <w:r w:rsidDel="00000000" w:rsidR="00000000" w:rsidRPr="00000000">
        <w:rPr>
          <w:rtl w:val="0"/>
        </w:rPr>
        <w:t xml:space="preserve">A single deal spans 3–4 channels on average before close. WhatsApp is the dominant channel for Indian B2B founders - 98%+ open rates vs. 18–25% for email.</w:t>
      </w:r>
    </w:p>
    <w:p w:rsidR="00000000" w:rsidDel="00000000" w:rsidP="00000000" w:rsidRDefault="00000000" w:rsidRPr="00000000" w14:paraId="000001E8">
      <w:pPr>
        <w:pStyle w:val="Heading3"/>
        <w:spacing w:line="240" w:lineRule="auto"/>
        <w:rPr>
          <w:color w:val="2e75b6"/>
        </w:rPr>
      </w:pPr>
      <w:bookmarkStart w:colFirst="0" w:colLast="0" w:name="_fqyniyy7qdsp" w:id="41"/>
      <w:bookmarkEnd w:id="41"/>
      <w:r w:rsidDel="00000000" w:rsidR="00000000" w:rsidRPr="00000000">
        <w:rPr>
          <w:color w:val="2e75b6"/>
          <w:rtl w:val="0"/>
        </w:rPr>
        <w:t xml:space="preserve">5.1.3 Current Tool Stack &amp; CRM History</w:t>
      </w:r>
    </w:p>
    <w:p w:rsidR="00000000" w:rsidDel="00000000" w:rsidP="00000000" w:rsidRDefault="00000000" w:rsidRPr="00000000" w14:paraId="000001E9">
      <w:pPr>
        <w:spacing w:line="24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6154992548436"/>
        <w:gridCol w:w="2217.9433681073024"/>
        <w:gridCol w:w="1506.5275707898659"/>
        <w:gridCol w:w="3877.913561847988"/>
        <w:tblGridChange w:id="0">
          <w:tblGrid>
            <w:gridCol w:w="1757.6154992548436"/>
            <w:gridCol w:w="2217.9433681073024"/>
            <w:gridCol w:w="1506.5275707898659"/>
            <w:gridCol w:w="3877.913561847988"/>
          </w:tblGrid>
        </w:tblGridChange>
      </w:tblGrid>
      <w:tr>
        <w:trPr>
          <w:cantSplit w:val="0"/>
          <w:trHeight w:val="315" w:hRule="atLeast"/>
          <w:tblHeader w:val="0"/>
        </w:trPr>
        <w:tc>
          <w:tcPr>
            <w:tcBorders>
              <w:top w:color="dee2e6" w:space="0" w:sz="6" w:val="single"/>
              <w:left w:color="dee2e6" w:space="0" w:sz="6" w:val="single"/>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EA">
            <w:pPr>
              <w:spacing w:line="240" w:lineRule="auto"/>
              <w:rPr>
                <w:b w:val="1"/>
                <w:bCs w:val="1"/>
                <w:color w:val="ffffff"/>
                <w:sz w:val="20"/>
                <w:szCs w:val="20"/>
              </w:rPr>
            </w:pPr>
            <w:r w:rsidDel="00000000" w:rsidR="00000000" w:rsidRPr="00000000">
              <w:rPr>
                <w:b w:val="1"/>
                <w:bCs w:val="1"/>
                <w:color w:val="ffffff"/>
                <w:sz w:val="20"/>
                <w:szCs w:val="20"/>
                <w:rtl w:val="0"/>
              </w:rPr>
              <w:t xml:space="preserve">Tool</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EB">
            <w:pPr>
              <w:spacing w:line="240" w:lineRule="auto"/>
              <w:rPr>
                <w:b w:val="1"/>
                <w:bCs w:val="1"/>
                <w:color w:val="ffffff"/>
                <w:sz w:val="20"/>
                <w:szCs w:val="20"/>
              </w:rPr>
            </w:pPr>
            <w:r w:rsidDel="00000000" w:rsidR="00000000" w:rsidRPr="00000000">
              <w:rPr>
                <w:b w:val="1"/>
                <w:bCs w:val="1"/>
                <w:color w:val="ffffff"/>
                <w:sz w:val="20"/>
                <w:szCs w:val="20"/>
                <w:rtl w:val="0"/>
              </w:rPr>
              <w:t xml:space="preserve">Used For</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EC">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dee2e6" w:space="0" w:sz="6" w:val="single"/>
              <w:left w:color="000000" w:space="0" w:sz="0" w:val="nil"/>
              <w:bottom w:color="1a5276" w:space="0" w:sz="6" w:val="single"/>
              <w:right w:color="dee2e6" w:space="0" w:sz="6" w:val="single"/>
            </w:tcBorders>
            <w:shd w:fill="1a5276" w:val="clear"/>
            <w:tcMar>
              <w:top w:w="40.0" w:type="dxa"/>
              <w:left w:w="80.0" w:type="dxa"/>
              <w:bottom w:w="40.0" w:type="dxa"/>
              <w:right w:w="80.0" w:type="dxa"/>
            </w:tcMar>
            <w:vAlign w:val="top"/>
          </w:tcPr>
          <w:p w:rsidR="00000000" w:rsidDel="00000000" w:rsidP="00000000" w:rsidRDefault="00000000" w:rsidRPr="00000000" w14:paraId="000001ED">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Why It Failed / Stuck</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EE">
            <w:pPr>
              <w:spacing w:line="240" w:lineRule="auto"/>
              <w:rPr>
                <w:b w:val="1"/>
                <w:bCs w:val="1"/>
                <w:color w:val="222222"/>
                <w:sz w:val="20"/>
                <w:szCs w:val="20"/>
              </w:rPr>
            </w:pPr>
            <w:r w:rsidDel="00000000" w:rsidR="00000000" w:rsidRPr="00000000">
              <w:rPr>
                <w:b w:val="1"/>
                <w:bCs w:val="1"/>
                <w:color w:val="222222"/>
                <w:sz w:val="20"/>
                <w:szCs w:val="20"/>
                <w:rtl w:val="0"/>
              </w:rPr>
              <w:t xml:space="preserve">Google Sheets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EF">
            <w:pPr>
              <w:spacing w:line="240" w:lineRule="auto"/>
              <w:rPr>
                <w:sz w:val="20"/>
                <w:szCs w:val="20"/>
              </w:rPr>
            </w:pPr>
            <w:r w:rsidDel="00000000" w:rsidR="00000000" w:rsidRPr="00000000">
              <w:rPr>
                <w:sz w:val="20"/>
                <w:szCs w:val="20"/>
                <w:rtl w:val="0"/>
              </w:rPr>
              <w:t xml:space="preserve">Pipeline tracker</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0">
            <w:pPr>
              <w:spacing w:line="240" w:lineRule="auto"/>
              <w:jc w:val="center"/>
              <w:rPr>
                <w:b w:val="1"/>
                <w:bCs w:val="1"/>
                <w:color w:val="f39c12"/>
                <w:sz w:val="20"/>
                <w:szCs w:val="20"/>
              </w:rPr>
            </w:pPr>
            <w:r w:rsidDel="00000000" w:rsidR="00000000" w:rsidRPr="00000000">
              <w:rPr>
                <w:b w:val="1"/>
                <w:bCs w:val="1"/>
                <w:color w:val="f39c12"/>
                <w:sz w:val="20"/>
                <w:szCs w:val="20"/>
                <w:rtl w:val="0"/>
              </w:rPr>
              <w:t xml:space="preserve">Workaround</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1">
            <w:pPr>
              <w:spacing w:line="240" w:lineRule="auto"/>
              <w:rPr>
                <w:i w:val="1"/>
                <w:iCs w:val="1"/>
                <w:sz w:val="20"/>
                <w:szCs w:val="20"/>
              </w:rPr>
            </w:pPr>
            <w:r w:rsidDel="00000000" w:rsidR="00000000" w:rsidRPr="00000000">
              <w:rPr>
                <w:i w:val="1"/>
                <w:iCs w:val="1"/>
                <w:sz w:val="20"/>
                <w:szCs w:val="20"/>
                <w:rtl w:val="0"/>
              </w:rPr>
              <w:t xml:space="preserve">Free &amp; simple, but breaks past ~20 deals. No reminders, no multi-user sync.</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2">
            <w:pPr>
              <w:spacing w:line="240" w:lineRule="auto"/>
              <w:rPr>
                <w:b w:val="1"/>
                <w:bCs w:val="1"/>
                <w:color w:val="222222"/>
                <w:sz w:val="20"/>
                <w:szCs w:val="20"/>
              </w:rPr>
            </w:pPr>
            <w:r w:rsidDel="00000000" w:rsidR="00000000" w:rsidRPr="00000000">
              <w:rPr>
                <w:b w:val="1"/>
                <w:bCs w:val="1"/>
                <w:color w:val="222222"/>
                <w:sz w:val="20"/>
                <w:szCs w:val="20"/>
                <w:rtl w:val="0"/>
              </w:rPr>
              <w:t xml:space="preserve">TeleCRM</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3">
            <w:pPr>
              <w:spacing w:line="240" w:lineRule="auto"/>
              <w:rPr>
                <w:sz w:val="20"/>
                <w:szCs w:val="20"/>
              </w:rPr>
            </w:pPr>
            <w:r w:rsidDel="00000000" w:rsidR="00000000" w:rsidRPr="00000000">
              <w:rPr>
                <w:sz w:val="20"/>
                <w:szCs w:val="20"/>
                <w:rtl w:val="0"/>
              </w:rPr>
              <w:t xml:space="preserve">Call logging, lead mgmt</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4">
            <w:pPr>
              <w:spacing w:line="240" w:lineRule="auto"/>
              <w:jc w:val="center"/>
              <w:rPr>
                <w:b w:val="1"/>
                <w:bCs w:val="1"/>
                <w:color w:val="f39c12"/>
                <w:sz w:val="20"/>
                <w:szCs w:val="20"/>
              </w:rPr>
            </w:pPr>
            <w:r w:rsidDel="00000000" w:rsidR="00000000" w:rsidRPr="00000000">
              <w:rPr>
                <w:b w:val="1"/>
                <w:bCs w:val="1"/>
                <w:color w:val="f39c12"/>
                <w:sz w:val="20"/>
                <w:szCs w:val="20"/>
                <w:rtl w:val="0"/>
              </w:rPr>
              <w:t xml:space="preserve">Workaround</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5">
            <w:pPr>
              <w:spacing w:line="240" w:lineRule="auto"/>
              <w:rPr>
                <w:i w:val="1"/>
                <w:iCs w:val="1"/>
                <w:sz w:val="20"/>
                <w:szCs w:val="20"/>
              </w:rPr>
            </w:pPr>
            <w:r w:rsidDel="00000000" w:rsidR="00000000" w:rsidRPr="00000000">
              <w:rPr>
                <w:i w:val="1"/>
                <w:iCs w:val="1"/>
                <w:sz w:val="20"/>
                <w:szCs w:val="20"/>
                <w:rtl w:val="0"/>
              </w:rPr>
              <w:t xml:space="preserve">No IVR, poor reporting, no integration with ops tools (StayFlexy). Sales didn’t improve.</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6">
            <w:pPr>
              <w:spacing w:line="240" w:lineRule="auto"/>
              <w:rPr>
                <w:b w:val="1"/>
                <w:bCs w:val="1"/>
                <w:color w:val="222222"/>
                <w:sz w:val="20"/>
                <w:szCs w:val="20"/>
              </w:rPr>
            </w:pPr>
            <w:r w:rsidDel="00000000" w:rsidR="00000000" w:rsidRPr="00000000">
              <w:rPr>
                <w:b w:val="1"/>
                <w:bCs w:val="1"/>
                <w:color w:val="222222"/>
                <w:sz w:val="20"/>
                <w:szCs w:val="20"/>
                <w:rtl w:val="0"/>
              </w:rPr>
              <w:t xml:space="preserve">HubSpot</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7">
            <w:pPr>
              <w:spacing w:line="240" w:lineRule="auto"/>
              <w:rPr>
                <w:sz w:val="20"/>
                <w:szCs w:val="20"/>
              </w:rPr>
            </w:pPr>
            <w:r w:rsidDel="00000000" w:rsidR="00000000" w:rsidRPr="00000000">
              <w:rPr>
                <w:sz w:val="20"/>
                <w:szCs w:val="20"/>
                <w:rtl w:val="0"/>
              </w:rPr>
              <w:t xml:space="preserve">CRM evaluation</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8">
            <w:pPr>
              <w:spacing w:line="240" w:lineRule="auto"/>
              <w:jc w:val="center"/>
              <w:rPr>
                <w:b w:val="1"/>
                <w:bCs w:val="1"/>
                <w:color w:val="e74c3c"/>
                <w:sz w:val="20"/>
                <w:szCs w:val="20"/>
              </w:rPr>
            </w:pPr>
            <w:r w:rsidDel="00000000" w:rsidR="00000000" w:rsidRPr="00000000">
              <w:rPr>
                <w:b w:val="1"/>
                <w:bCs w:val="1"/>
                <w:color w:val="e74c3c"/>
                <w:sz w:val="20"/>
                <w:szCs w:val="20"/>
                <w:rtl w:val="0"/>
              </w:rPr>
              <w:t xml:space="preserve">Rejected</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9">
            <w:pPr>
              <w:spacing w:line="240" w:lineRule="auto"/>
              <w:rPr>
                <w:i w:val="1"/>
                <w:iCs w:val="1"/>
                <w:sz w:val="20"/>
                <w:szCs w:val="20"/>
              </w:rPr>
            </w:pPr>
            <w:r w:rsidDel="00000000" w:rsidR="00000000" w:rsidRPr="00000000">
              <w:rPr>
                <w:i w:val="1"/>
                <w:iCs w:val="1"/>
                <w:sz w:val="20"/>
                <w:szCs w:val="20"/>
                <w:rtl w:val="0"/>
              </w:rPr>
              <w:t xml:space="preserve">Ends at acquisition - doesn’t cover project lifecycle. Too enterprise. Expensive at scale.</w:t>
            </w:r>
          </w:p>
        </w:tc>
      </w:tr>
      <w:tr>
        <w:trPr>
          <w:cantSplit w:val="0"/>
          <w:trHeight w:val="780"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A">
            <w:pPr>
              <w:spacing w:line="240" w:lineRule="auto"/>
              <w:rPr>
                <w:b w:val="1"/>
                <w:bCs w:val="1"/>
                <w:color w:val="222222"/>
                <w:sz w:val="20"/>
                <w:szCs w:val="20"/>
              </w:rPr>
            </w:pPr>
            <w:r w:rsidDel="00000000" w:rsidR="00000000" w:rsidRPr="00000000">
              <w:rPr>
                <w:b w:val="1"/>
                <w:bCs w:val="1"/>
                <w:color w:val="222222"/>
                <w:sz w:val="20"/>
                <w:szCs w:val="20"/>
                <w:rtl w:val="0"/>
              </w:rPr>
              <w:t xml:space="preserve">Zoho / Freshsales</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B">
            <w:pPr>
              <w:spacing w:line="240" w:lineRule="auto"/>
              <w:rPr>
                <w:sz w:val="20"/>
                <w:szCs w:val="20"/>
              </w:rPr>
            </w:pPr>
            <w:r w:rsidDel="00000000" w:rsidR="00000000" w:rsidRPr="00000000">
              <w:rPr>
                <w:sz w:val="20"/>
                <w:szCs w:val="20"/>
                <w:rtl w:val="0"/>
              </w:rPr>
              <w:t xml:space="preserve">CRM evaluation</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C">
            <w:pPr>
              <w:spacing w:line="240" w:lineRule="auto"/>
              <w:jc w:val="center"/>
              <w:rPr>
                <w:b w:val="1"/>
                <w:bCs w:val="1"/>
                <w:color w:val="e74c3c"/>
                <w:sz w:val="20"/>
                <w:szCs w:val="20"/>
              </w:rPr>
            </w:pPr>
            <w:r w:rsidDel="00000000" w:rsidR="00000000" w:rsidRPr="00000000">
              <w:rPr>
                <w:b w:val="1"/>
                <w:bCs w:val="1"/>
                <w:color w:val="e74c3c"/>
                <w:sz w:val="20"/>
                <w:szCs w:val="20"/>
                <w:rtl w:val="0"/>
              </w:rPr>
              <w:t xml:space="preserve">Rejected</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1FD">
            <w:pPr>
              <w:spacing w:line="240" w:lineRule="auto"/>
              <w:rPr>
                <w:i w:val="1"/>
                <w:iCs w:val="1"/>
                <w:sz w:val="20"/>
                <w:szCs w:val="20"/>
              </w:rPr>
            </w:pPr>
            <w:r w:rsidDel="00000000" w:rsidR="00000000" w:rsidRPr="00000000">
              <w:rPr>
                <w:i w:val="1"/>
                <w:iCs w:val="1"/>
                <w:sz w:val="20"/>
                <w:szCs w:val="20"/>
                <w:rtl w:val="0"/>
              </w:rPr>
              <w:t xml:space="preserve">Not customizable to specific sales processes. Generic fields don’t fit domain needs.</w:t>
            </w:r>
          </w:p>
        </w:tc>
      </w:tr>
      <w:tr>
        <w:trPr>
          <w:cantSplit w:val="0"/>
          <w:trHeight w:val="555"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E">
            <w:pPr>
              <w:spacing w:line="240" w:lineRule="auto"/>
              <w:rPr>
                <w:b w:val="1"/>
                <w:bCs w:val="1"/>
                <w:color w:val="222222"/>
                <w:sz w:val="20"/>
                <w:szCs w:val="20"/>
              </w:rPr>
            </w:pPr>
            <w:r w:rsidDel="00000000" w:rsidR="00000000" w:rsidRPr="00000000">
              <w:rPr>
                <w:b w:val="1"/>
                <w:bCs w:val="1"/>
                <w:color w:val="222222"/>
                <w:sz w:val="20"/>
                <w:szCs w:val="20"/>
                <w:rtl w:val="0"/>
              </w:rPr>
              <w:t xml:space="preserve">WhatsApp Business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1FF">
            <w:pPr>
              <w:spacing w:line="240" w:lineRule="auto"/>
              <w:rPr>
                <w:color w:val="444444"/>
                <w:sz w:val="20"/>
                <w:szCs w:val="20"/>
              </w:rPr>
            </w:pPr>
            <w:r w:rsidDel="00000000" w:rsidR="00000000" w:rsidRPr="00000000">
              <w:rPr>
                <w:color w:val="444444"/>
                <w:sz w:val="20"/>
                <w:szCs w:val="20"/>
                <w:rtl w:val="0"/>
              </w:rPr>
              <w:t xml:space="preserve">Customer comms</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0">
            <w:pPr>
              <w:spacing w:line="240" w:lineRule="auto"/>
              <w:jc w:val="center"/>
              <w:rPr>
                <w:b w:val="1"/>
                <w:bCs w:val="1"/>
                <w:color w:val="27ae60"/>
                <w:sz w:val="20"/>
                <w:szCs w:val="20"/>
              </w:rPr>
            </w:pPr>
            <w:r w:rsidDel="00000000" w:rsidR="00000000" w:rsidRPr="00000000">
              <w:rPr>
                <w:b w:val="1"/>
                <w:bCs w:val="1"/>
                <w:color w:val="27ae60"/>
                <w:sz w:val="20"/>
                <w:szCs w:val="20"/>
                <w:rtl w:val="0"/>
              </w:rPr>
              <w:t xml:space="preserve">In Use</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1">
            <w:pPr>
              <w:spacing w:line="240" w:lineRule="auto"/>
              <w:rPr>
                <w:i w:val="1"/>
                <w:iCs w:val="1"/>
                <w:color w:val="666666"/>
                <w:sz w:val="20"/>
                <w:szCs w:val="20"/>
              </w:rPr>
            </w:pPr>
            <w:r w:rsidDel="00000000" w:rsidR="00000000" w:rsidRPr="00000000">
              <w:rPr>
                <w:i w:val="1"/>
                <w:iCs w:val="1"/>
                <w:color w:val="666666"/>
                <w:sz w:val="20"/>
                <w:szCs w:val="20"/>
                <w:rtl w:val="0"/>
              </w:rPr>
              <w:t xml:space="preserve">Primary channel but no CRM features. Messages stay in phone, no pipeline linkage.</w:t>
            </w:r>
          </w:p>
        </w:tc>
      </w:tr>
      <w:tr>
        <w:trPr>
          <w:cantSplit w:val="0"/>
          <w:trHeight w:val="540" w:hRule="atLeast"/>
          <w:tblHeader w:val="0"/>
        </w:trPr>
        <w:tc>
          <w:tcPr>
            <w:tcBorders>
              <w:top w:color="000000" w:space="0" w:sz="0" w:val="nil"/>
              <w:left w:color="dee2e6" w:space="0" w:sz="6" w:val="single"/>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202">
            <w:pPr>
              <w:spacing w:line="240" w:lineRule="auto"/>
              <w:rPr>
                <w:b w:val="1"/>
                <w:bCs w:val="1"/>
                <w:color w:val="222222"/>
                <w:sz w:val="20"/>
                <w:szCs w:val="20"/>
              </w:rPr>
            </w:pPr>
            <w:r w:rsidDel="00000000" w:rsidR="00000000" w:rsidRPr="00000000">
              <w:rPr>
                <w:b w:val="1"/>
                <w:bCs w:val="1"/>
                <w:color w:val="222222"/>
                <w:sz w:val="20"/>
                <w:szCs w:val="20"/>
                <w:rtl w:val="0"/>
              </w:rPr>
              <w:t xml:space="preserve">Notion / Notes</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203">
            <w:pPr>
              <w:spacing w:line="240" w:lineRule="auto"/>
              <w:rPr>
                <w:color w:val="444444"/>
                <w:sz w:val="20"/>
                <w:szCs w:val="20"/>
              </w:rPr>
            </w:pPr>
            <w:r w:rsidDel="00000000" w:rsidR="00000000" w:rsidRPr="00000000">
              <w:rPr>
                <w:color w:val="444444"/>
                <w:sz w:val="20"/>
                <w:szCs w:val="20"/>
                <w:rtl w:val="0"/>
              </w:rPr>
              <w:t xml:space="preserve">Meeting notes</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204">
            <w:pPr>
              <w:spacing w:line="240" w:lineRule="auto"/>
              <w:jc w:val="center"/>
              <w:rPr>
                <w:b w:val="1"/>
                <w:bCs w:val="1"/>
                <w:color w:val="f39c12"/>
                <w:sz w:val="20"/>
                <w:szCs w:val="20"/>
              </w:rPr>
            </w:pPr>
            <w:r w:rsidDel="00000000" w:rsidR="00000000" w:rsidRPr="00000000">
              <w:rPr>
                <w:b w:val="1"/>
                <w:bCs w:val="1"/>
                <w:color w:val="f39c12"/>
                <w:sz w:val="20"/>
                <w:szCs w:val="20"/>
                <w:rtl w:val="0"/>
              </w:rPr>
              <w:t xml:space="preserve">Workaround</w:t>
            </w:r>
          </w:p>
        </w:tc>
        <w:tc>
          <w:tcPr>
            <w:tcBorders>
              <w:top w:color="000000" w:space="0" w:sz="0" w:val="nil"/>
              <w:left w:color="000000" w:space="0" w:sz="0" w:val="nil"/>
              <w:bottom w:color="dee2e6" w:space="0" w:sz="6" w:val="single"/>
              <w:right w:color="dee2e6" w:space="0" w:sz="6" w:val="single"/>
            </w:tcBorders>
            <w:shd w:fill="ffffff" w:val="clear"/>
            <w:tcMar>
              <w:top w:w="40.0" w:type="dxa"/>
              <w:left w:w="80.0" w:type="dxa"/>
              <w:bottom w:w="40.0" w:type="dxa"/>
              <w:right w:w="80.0" w:type="dxa"/>
            </w:tcMar>
            <w:vAlign w:val="top"/>
          </w:tcPr>
          <w:p w:rsidR="00000000" w:rsidDel="00000000" w:rsidP="00000000" w:rsidRDefault="00000000" w:rsidRPr="00000000" w14:paraId="00000205">
            <w:pPr>
              <w:spacing w:line="240" w:lineRule="auto"/>
              <w:rPr>
                <w:i w:val="1"/>
                <w:iCs w:val="1"/>
                <w:color w:val="666666"/>
                <w:sz w:val="20"/>
                <w:szCs w:val="20"/>
              </w:rPr>
            </w:pPr>
            <w:r w:rsidDel="00000000" w:rsidR="00000000" w:rsidRPr="00000000">
              <w:rPr>
                <w:i w:val="1"/>
                <w:iCs w:val="1"/>
                <w:color w:val="666666"/>
                <w:sz w:val="20"/>
                <w:szCs w:val="20"/>
                <w:rtl w:val="0"/>
              </w:rPr>
              <w:t xml:space="preserve">Works for 1 person, impossible to search or share. No deal context linkage.</w:t>
            </w:r>
          </w:p>
        </w:tc>
      </w:tr>
      <w:tr>
        <w:trPr>
          <w:cantSplit w:val="0"/>
          <w:trHeight w:val="780" w:hRule="atLeast"/>
          <w:tblHeader w:val="0"/>
        </w:trPr>
        <w:tc>
          <w:tcPr>
            <w:tcBorders>
              <w:top w:color="000000" w:space="0" w:sz="0" w:val="nil"/>
              <w:left w:color="dee2e6" w:space="0" w:sz="6" w:val="single"/>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6">
            <w:pPr>
              <w:spacing w:line="240" w:lineRule="auto"/>
              <w:rPr>
                <w:b w:val="1"/>
                <w:bCs w:val="1"/>
                <w:color w:val="222222"/>
                <w:sz w:val="20"/>
                <w:szCs w:val="20"/>
              </w:rPr>
            </w:pPr>
            <w:r w:rsidDel="00000000" w:rsidR="00000000" w:rsidRPr="00000000">
              <w:rPr>
                <w:b w:val="1"/>
                <w:bCs w:val="1"/>
                <w:color w:val="222222"/>
                <w:sz w:val="20"/>
                <w:szCs w:val="20"/>
                <w:rtl w:val="0"/>
              </w:rPr>
              <w:t xml:space="preserve">Custom-Built CRM</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7">
            <w:pPr>
              <w:spacing w:line="240" w:lineRule="auto"/>
              <w:rPr>
                <w:color w:val="444444"/>
                <w:sz w:val="20"/>
                <w:szCs w:val="20"/>
              </w:rPr>
            </w:pPr>
            <w:r w:rsidDel="00000000" w:rsidR="00000000" w:rsidRPr="00000000">
              <w:rPr>
                <w:color w:val="444444"/>
                <w:sz w:val="20"/>
                <w:szCs w:val="20"/>
                <w:rtl w:val="0"/>
              </w:rPr>
              <w:t xml:space="preserve">Full pipeline (Frevolt)</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8">
            <w:pPr>
              <w:spacing w:line="240" w:lineRule="auto"/>
              <w:jc w:val="center"/>
              <w:rPr>
                <w:b w:val="1"/>
                <w:bCs w:val="1"/>
                <w:color w:val="27ae60"/>
                <w:sz w:val="20"/>
                <w:szCs w:val="20"/>
              </w:rPr>
            </w:pPr>
            <w:r w:rsidDel="00000000" w:rsidR="00000000" w:rsidRPr="00000000">
              <w:rPr>
                <w:b w:val="1"/>
                <w:bCs w:val="1"/>
                <w:color w:val="27ae60"/>
                <w:sz w:val="20"/>
                <w:szCs w:val="20"/>
                <w:rtl w:val="0"/>
              </w:rPr>
              <w:t xml:space="preserve">In Use</w:t>
            </w:r>
          </w:p>
        </w:tc>
        <w:tc>
          <w:tcPr>
            <w:tcBorders>
              <w:top w:color="000000" w:space="0" w:sz="0" w:val="nil"/>
              <w:left w:color="000000" w:space="0" w:sz="0" w:val="nil"/>
              <w:bottom w:color="dee2e6" w:space="0" w:sz="6" w:val="single"/>
              <w:right w:color="dee2e6" w:space="0" w:sz="6" w:val="single"/>
            </w:tcBorders>
            <w:shd w:fill="f4f9fd" w:val="clear"/>
            <w:tcMar>
              <w:top w:w="40.0" w:type="dxa"/>
              <w:left w:w="80.0" w:type="dxa"/>
              <w:bottom w:w="40.0" w:type="dxa"/>
              <w:right w:w="80.0" w:type="dxa"/>
            </w:tcMar>
            <w:vAlign w:val="top"/>
          </w:tcPr>
          <w:p w:rsidR="00000000" w:rsidDel="00000000" w:rsidP="00000000" w:rsidRDefault="00000000" w:rsidRPr="00000000" w14:paraId="00000209">
            <w:pPr>
              <w:spacing w:line="240" w:lineRule="auto"/>
              <w:rPr>
                <w:i w:val="1"/>
                <w:iCs w:val="1"/>
                <w:color w:val="666666"/>
                <w:sz w:val="20"/>
                <w:szCs w:val="20"/>
              </w:rPr>
            </w:pPr>
            <w:r w:rsidDel="00000000" w:rsidR="00000000" w:rsidRPr="00000000">
              <w:rPr>
                <w:i w:val="1"/>
                <w:iCs w:val="1"/>
                <w:color w:val="666666"/>
                <w:sz w:val="20"/>
                <w:szCs w:val="20"/>
                <w:rtl w:val="0"/>
              </w:rPr>
              <w:t xml:space="preserve">Built because nothing fit. But 50% logging compliance, no call intelligence, expensive to maintain.</w:t>
            </w:r>
          </w:p>
        </w:tc>
      </w:tr>
    </w:tbl>
    <w:p w:rsidR="00000000" w:rsidDel="00000000" w:rsidP="00000000" w:rsidRDefault="00000000" w:rsidRPr="00000000" w14:paraId="0000020A">
      <w:pPr>
        <w:spacing w:before="80" w:line="240" w:lineRule="auto"/>
        <w:rPr>
          <w:sz w:val="23"/>
          <w:szCs w:val="23"/>
        </w:rPr>
      </w:pPr>
      <w:r w:rsidDel="00000000" w:rsidR="00000000" w:rsidRPr="00000000">
        <w:rPr>
          <w:sz w:val="23"/>
          <w:szCs w:val="23"/>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2.1428571428573"/>
        <w:gridCol w:w="3161.7857142857147"/>
        <w:gridCol w:w="3106.071428571429"/>
        <w:tblGridChange w:id="0">
          <w:tblGrid>
            <w:gridCol w:w="3092.1428571428573"/>
            <w:gridCol w:w="3161.7857142857147"/>
            <w:gridCol w:w="3106.071428571429"/>
          </w:tblGrid>
        </w:tblGridChange>
      </w:tblGrid>
      <w:tr>
        <w:trPr>
          <w:cantSplit w:val="0"/>
          <w:trHeight w:val="2910" w:hRule="atLeast"/>
          <w:tblHeader w:val="0"/>
        </w:trPr>
        <w:tc>
          <w:tcPr>
            <w:tcBorders>
              <w:top w:color="000000" w:space="0" w:sz="0" w:val="nil"/>
              <w:left w:color="000000" w:space="0" w:sz="8" w:val="single"/>
              <w:bottom w:color="000000" w:space="0" w:sz="0" w:val="nil"/>
              <w:right w:color="000000" w:space="0" w:sz="8" w:val="single"/>
            </w:tcBorders>
            <w:tcMar>
              <w:top w:w="0.0" w:type="dxa"/>
              <w:left w:w="0.0" w:type="dxa"/>
              <w:bottom w:w="0.0" w:type="dxa"/>
              <w:right w:w="100.0" w:type="dxa"/>
            </w:tcMar>
            <w:vAlign w:val="top"/>
          </w:tcPr>
          <w:p w:rsidR="00000000" w:rsidDel="00000000" w:rsidP="00000000" w:rsidRDefault="00000000" w:rsidRPr="00000000" w14:paraId="0000020B">
            <w:pPr>
              <w:spacing w:after="20" w:line="240" w:lineRule="auto"/>
              <w:rPr>
                <w:b w:val="1"/>
                <w:bCs w:val="1"/>
              </w:rPr>
            </w:pPr>
            <w:r w:rsidDel="00000000" w:rsidR="00000000" w:rsidRPr="00000000">
              <w:rPr>
                <w:b w:val="1"/>
                <w:bCs w:val="1"/>
                <w:rtl w:val="0"/>
              </w:rPr>
              <w:t xml:space="preserve">Behavioral Traits</w:t>
            </w:r>
          </w:p>
          <w:p w:rsidR="00000000" w:rsidDel="00000000" w:rsidP="00000000" w:rsidRDefault="00000000" w:rsidRPr="00000000" w14:paraId="0000020C">
            <w:pPr>
              <w:spacing w:after="20" w:line="240" w:lineRule="auto"/>
              <w:ind w:left="80" w:firstLine="0"/>
              <w:rPr/>
            </w:pPr>
            <w:r w:rsidDel="00000000" w:rsidR="00000000" w:rsidRPr="00000000">
              <w:rPr>
                <w:rtl w:val="0"/>
              </w:rPr>
              <w:t xml:space="preserve">• Optimizes for speed over completeness</w:t>
            </w:r>
          </w:p>
          <w:p w:rsidR="00000000" w:rsidDel="00000000" w:rsidP="00000000" w:rsidRDefault="00000000" w:rsidRPr="00000000" w14:paraId="0000020D">
            <w:pPr>
              <w:spacing w:after="20" w:line="240" w:lineRule="auto"/>
              <w:ind w:left="80" w:firstLine="0"/>
              <w:rPr/>
            </w:pPr>
            <w:r w:rsidDel="00000000" w:rsidR="00000000" w:rsidRPr="00000000">
              <w:rPr>
                <w:rtl w:val="0"/>
              </w:rPr>
              <w:t xml:space="preserve">• Trusts memory over systems until it fails</w:t>
            </w:r>
          </w:p>
          <w:p w:rsidR="00000000" w:rsidDel="00000000" w:rsidP="00000000" w:rsidRDefault="00000000" w:rsidRPr="00000000" w14:paraId="0000020E">
            <w:pPr>
              <w:spacing w:after="20" w:line="240" w:lineRule="auto"/>
              <w:ind w:left="80" w:firstLine="0"/>
              <w:rPr/>
            </w:pPr>
            <w:r w:rsidDel="00000000" w:rsidR="00000000" w:rsidRPr="00000000">
              <w:rPr>
                <w:rtl w:val="0"/>
              </w:rPr>
              <w:t xml:space="preserve">• Resistant to tools that feel like “admin”</w:t>
            </w:r>
          </w:p>
          <w:p w:rsidR="00000000" w:rsidDel="00000000" w:rsidP="00000000" w:rsidRDefault="00000000" w:rsidRPr="00000000" w14:paraId="0000020F">
            <w:pPr>
              <w:spacing w:after="20" w:line="240" w:lineRule="auto"/>
              <w:ind w:left="80" w:firstLine="0"/>
              <w:rPr/>
            </w:pPr>
            <w:r w:rsidDel="00000000" w:rsidR="00000000" w:rsidRPr="00000000">
              <w:rPr>
                <w:rtl w:val="0"/>
              </w:rPr>
              <w:t xml:space="preserve">• Will use voice &gt; typing for any input</w:t>
            </w:r>
          </w:p>
          <w:p w:rsidR="00000000" w:rsidDel="00000000" w:rsidP="00000000" w:rsidRDefault="00000000" w:rsidRPr="00000000" w14:paraId="00000210">
            <w:pPr>
              <w:spacing w:after="20" w:line="240" w:lineRule="auto"/>
              <w:ind w:left="80" w:firstLine="0"/>
              <w:rPr/>
            </w:pPr>
            <w:r w:rsidDel="00000000" w:rsidR="00000000" w:rsidRPr="00000000">
              <w:rPr>
                <w:rtl w:val="0"/>
              </w:rPr>
              <w:t xml:space="preserve">• Makes decisions on gut, not data (by default)</w:t>
            </w:r>
          </w:p>
        </w:tc>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after="20" w:line="240" w:lineRule="auto"/>
              <w:rPr>
                <w:b w:val="1"/>
                <w:bCs w:val="1"/>
              </w:rPr>
            </w:pPr>
            <w:r w:rsidDel="00000000" w:rsidR="00000000" w:rsidRPr="00000000">
              <w:rPr>
                <w:b w:val="1"/>
                <w:bCs w:val="1"/>
                <w:rtl w:val="0"/>
              </w:rPr>
              <w:t xml:space="preserve">When Pain Peaks</w:t>
            </w:r>
          </w:p>
          <w:p w:rsidR="00000000" w:rsidDel="00000000" w:rsidP="00000000" w:rsidRDefault="00000000" w:rsidRPr="00000000" w14:paraId="00000212">
            <w:pPr>
              <w:spacing w:after="20" w:line="240" w:lineRule="auto"/>
              <w:ind w:left="80" w:firstLine="0"/>
              <w:rPr/>
            </w:pPr>
            <w:r w:rsidDel="00000000" w:rsidR="00000000" w:rsidRPr="00000000">
              <w:rPr>
                <w:rtl w:val="0"/>
              </w:rPr>
              <w:t xml:space="preserve">• Scaling past ~20 active deals</w:t>
            </w:r>
          </w:p>
          <w:p w:rsidR="00000000" w:rsidDel="00000000" w:rsidP="00000000" w:rsidRDefault="00000000" w:rsidRPr="00000000" w14:paraId="00000213">
            <w:pPr>
              <w:spacing w:after="20" w:line="240" w:lineRule="auto"/>
              <w:ind w:left="80" w:firstLine="0"/>
              <w:rPr/>
            </w:pPr>
            <w:r w:rsidDel="00000000" w:rsidR="00000000" w:rsidRPr="00000000">
              <w:rPr>
                <w:rtl w:val="0"/>
              </w:rPr>
              <w:t xml:space="preserve">• Hiring first salesperson</w:t>
            </w:r>
          </w:p>
          <w:p w:rsidR="00000000" w:rsidDel="00000000" w:rsidP="00000000" w:rsidRDefault="00000000" w:rsidRPr="00000000" w14:paraId="00000214">
            <w:pPr>
              <w:spacing w:after="20" w:line="240" w:lineRule="auto"/>
              <w:ind w:left="80" w:firstLine="0"/>
              <w:rPr/>
            </w:pPr>
            <w:r w:rsidDel="00000000" w:rsidR="00000000" w:rsidRPr="00000000">
              <w:rPr>
                <w:rtl w:val="0"/>
              </w:rPr>
              <w:t xml:space="preserve">• Investor asks for pipeline data</w:t>
            </w:r>
          </w:p>
          <w:p w:rsidR="00000000" w:rsidDel="00000000" w:rsidP="00000000" w:rsidRDefault="00000000" w:rsidRPr="00000000" w14:paraId="00000215">
            <w:pPr>
              <w:spacing w:after="20" w:line="240" w:lineRule="auto"/>
              <w:ind w:left="80" w:firstLine="0"/>
              <w:rPr/>
            </w:pPr>
            <w:r w:rsidDel="00000000" w:rsidR="00000000" w:rsidRPr="00000000">
              <w:rPr>
                <w:rtl w:val="0"/>
              </w:rPr>
              <w:t xml:space="preserve">• Losing a deal due to missed follow-up</w:t>
            </w:r>
          </w:p>
          <w:p w:rsidR="00000000" w:rsidDel="00000000" w:rsidP="00000000" w:rsidRDefault="00000000" w:rsidRPr="00000000" w14:paraId="00000216">
            <w:pPr>
              <w:spacing w:after="20" w:line="240" w:lineRule="auto"/>
              <w:ind w:left="80" w:firstLine="0"/>
              <w:rPr/>
            </w:pPr>
            <w:r w:rsidDel="00000000" w:rsidR="00000000" w:rsidRPr="00000000">
              <w:rPr>
                <w:rtl w:val="0"/>
              </w:rPr>
              <w:t xml:space="preserve">• Monthly revenue targets increase</w:t>
            </w:r>
          </w:p>
        </w:tc>
        <w:tc>
          <w:tcPr>
            <w:tcBorders>
              <w:top w:color="000000" w:space="0" w:sz="0" w:val="nil"/>
              <w:left w:color="000000" w:space="0" w:sz="8" w:val="single"/>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0217">
            <w:pPr>
              <w:spacing w:after="20" w:line="240" w:lineRule="auto"/>
              <w:rPr>
                <w:b w:val="1"/>
                <w:bCs w:val="1"/>
              </w:rPr>
            </w:pPr>
            <w:r w:rsidDel="00000000" w:rsidR="00000000" w:rsidRPr="00000000">
              <w:rPr>
                <w:b w:val="1"/>
                <w:bCs w:val="1"/>
                <w:rtl w:val="0"/>
              </w:rPr>
              <w:t xml:space="preserve">Will Adopt If…</w:t>
            </w:r>
          </w:p>
          <w:p w:rsidR="00000000" w:rsidDel="00000000" w:rsidP="00000000" w:rsidRDefault="00000000" w:rsidRPr="00000000" w14:paraId="00000218">
            <w:pPr>
              <w:spacing w:after="20" w:line="240" w:lineRule="auto"/>
              <w:ind w:left="80" w:firstLine="0"/>
              <w:rPr/>
            </w:pPr>
            <w:r w:rsidDel="00000000" w:rsidR="00000000" w:rsidRPr="00000000">
              <w:rPr>
                <w:rtl w:val="0"/>
              </w:rPr>
              <w:t xml:space="preserve">• Setup takes &lt;1 hour</w:t>
            </w:r>
          </w:p>
          <w:p w:rsidR="00000000" w:rsidDel="00000000" w:rsidP="00000000" w:rsidRDefault="00000000" w:rsidRPr="00000000" w14:paraId="00000219">
            <w:pPr>
              <w:spacing w:after="20" w:line="240" w:lineRule="auto"/>
              <w:ind w:left="80" w:firstLine="0"/>
              <w:rPr/>
            </w:pPr>
            <w:r w:rsidDel="00000000" w:rsidR="00000000" w:rsidRPr="00000000">
              <w:rPr>
                <w:rtl w:val="0"/>
              </w:rPr>
              <w:t xml:space="preserve">• Daily time cost &lt;5 minutes</w:t>
            </w:r>
          </w:p>
          <w:p w:rsidR="00000000" w:rsidDel="00000000" w:rsidP="00000000" w:rsidRDefault="00000000" w:rsidRPr="00000000" w14:paraId="0000021A">
            <w:pPr>
              <w:spacing w:after="20" w:line="240" w:lineRule="auto"/>
              <w:ind w:left="80" w:firstLine="0"/>
              <w:rPr/>
            </w:pPr>
            <w:r w:rsidDel="00000000" w:rsidR="00000000" w:rsidRPr="00000000">
              <w:rPr>
                <w:rtl w:val="0"/>
              </w:rPr>
              <w:t xml:space="preserve">• Works inside WhatsApp + Gmail</w:t>
            </w:r>
          </w:p>
          <w:p w:rsidR="00000000" w:rsidDel="00000000" w:rsidP="00000000" w:rsidRDefault="00000000" w:rsidRPr="00000000" w14:paraId="0000021B">
            <w:pPr>
              <w:spacing w:after="20" w:line="240" w:lineRule="auto"/>
              <w:ind w:left="80" w:firstLine="0"/>
              <w:rPr/>
            </w:pPr>
            <w:r w:rsidDel="00000000" w:rsidR="00000000" w:rsidRPr="00000000">
              <w:rPr>
                <w:rtl w:val="0"/>
              </w:rPr>
              <w:t xml:space="preserve">• Zero manual data entry required</w:t>
            </w:r>
          </w:p>
          <w:p w:rsidR="00000000" w:rsidDel="00000000" w:rsidP="00000000" w:rsidRDefault="00000000" w:rsidRPr="00000000" w14:paraId="0000021C">
            <w:pPr>
              <w:spacing w:after="20" w:line="240" w:lineRule="auto"/>
              <w:ind w:left="80" w:firstLine="0"/>
              <w:rPr/>
            </w:pPr>
            <w:r w:rsidDel="00000000" w:rsidR="00000000" w:rsidRPr="00000000">
              <w:rPr>
                <w:rtl w:val="0"/>
              </w:rPr>
              <w:t xml:space="preserve">• Priced in INR, &lt;₹3,000/user/mo</w:t>
            </w:r>
          </w:p>
        </w:tc>
      </w:tr>
    </w:tbl>
    <w:p w:rsidR="00000000" w:rsidDel="00000000" w:rsidP="00000000" w:rsidRDefault="00000000" w:rsidRPr="00000000" w14:paraId="0000021D">
      <w:pPr>
        <w:spacing w:before="40" w:lin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20" w:before="40" w:line="240" w:lineRule="auto"/>
        <w:rPr>
          <w:sz w:val="18"/>
          <w:szCs w:val="18"/>
        </w:rPr>
      </w:pPr>
      <w:r w:rsidDel="00000000" w:rsidR="00000000" w:rsidRPr="00000000">
        <w:rPr>
          <w:b w:val="1"/>
          <w:bCs w:val="1"/>
          <w:sz w:val="18"/>
          <w:szCs w:val="18"/>
          <w:rtl w:val="0"/>
        </w:rPr>
        <w:t xml:space="preserve">Primary: </w:t>
      </w:r>
      <w:r w:rsidDel="00000000" w:rsidR="00000000" w:rsidRPr="00000000">
        <w:rPr>
          <w:sz w:val="18"/>
          <w:szCs w:val="18"/>
          <w:rtl w:val="0"/>
        </w:rPr>
        <w:t xml:space="preserve">Interview 1 - Sanket, Founder of Frevolt Green Energy (solar, 10+ reps, custom CRM). Interview 2 - Hospitality startup founder (TeleCRM + StayFlexy, 2 sales agents).</w:t>
      </w:r>
    </w:p>
    <w:p w:rsidR="00000000" w:rsidDel="00000000" w:rsidP="00000000" w:rsidRDefault="00000000" w:rsidRPr="00000000" w14:paraId="0000021F">
      <w:pPr>
        <w:spacing w:before="20" w:line="240" w:lineRule="auto"/>
        <w:rPr>
          <w:color w:val="2e86c1"/>
          <w:sz w:val="18"/>
          <w:szCs w:val="18"/>
          <w:u w:val="single"/>
        </w:rPr>
      </w:pPr>
      <w:r w:rsidDel="00000000" w:rsidR="00000000" w:rsidRPr="00000000">
        <w:rPr>
          <w:b w:val="1"/>
          <w:bCs w:val="1"/>
          <w:sz w:val="18"/>
          <w:szCs w:val="18"/>
          <w:rtl w:val="0"/>
        </w:rPr>
        <w:t xml:space="preserve">Secondary:</w:t>
      </w:r>
      <w:hyperlink r:id="rId25">
        <w:r w:rsidDel="00000000" w:rsidR="00000000" w:rsidRPr="00000000">
          <w:rPr>
            <w:b w:val="1"/>
            <w:bCs w:val="1"/>
            <w:color w:val="7f8c8d"/>
            <w:sz w:val="18"/>
            <w:szCs w:val="18"/>
            <w:rtl w:val="0"/>
          </w:rPr>
          <w:t xml:space="preserve"> </w:t>
        </w:r>
      </w:hyperlink>
      <w:hyperlink r:id="rId26">
        <w:r w:rsidDel="00000000" w:rsidR="00000000" w:rsidRPr="00000000">
          <w:rPr>
            <w:color w:val="2e86c1"/>
            <w:sz w:val="18"/>
            <w:szCs w:val="18"/>
            <w:u w:val="single"/>
            <w:rtl w:val="0"/>
          </w:rPr>
          <w:t xml:space="preserve">First Round Review - Founder Time Allocation</w:t>
        </w:r>
      </w:hyperlink>
      <w:r w:rsidDel="00000000" w:rsidR="00000000" w:rsidRPr="00000000">
        <w:rPr>
          <w:color w:val="cccccc"/>
          <w:sz w:val="18"/>
          <w:szCs w:val="18"/>
          <w:rtl w:val="0"/>
        </w:rPr>
        <w:t xml:space="preserve">  | </w:t>
      </w:r>
      <w:hyperlink r:id="rId27">
        <w:r w:rsidDel="00000000" w:rsidR="00000000" w:rsidRPr="00000000">
          <w:rPr>
            <w:color w:val="cccccc"/>
            <w:sz w:val="18"/>
            <w:szCs w:val="18"/>
            <w:rtl w:val="0"/>
          </w:rPr>
          <w:t xml:space="preserve"> </w:t>
        </w:r>
      </w:hyperlink>
      <w:hyperlink r:id="rId28">
        <w:r w:rsidDel="00000000" w:rsidR="00000000" w:rsidRPr="00000000">
          <w:rPr>
            <w:color w:val="2e86c1"/>
            <w:sz w:val="18"/>
            <w:szCs w:val="18"/>
            <w:u w:val="single"/>
            <w:rtl w:val="0"/>
          </w:rPr>
          <w:t xml:space="preserve">Yale SME CEO Time Study</w:t>
        </w:r>
      </w:hyperlink>
      <w:r w:rsidDel="00000000" w:rsidR="00000000" w:rsidRPr="00000000">
        <w:rPr>
          <w:color w:val="cccccc"/>
          <w:sz w:val="18"/>
          <w:szCs w:val="18"/>
          <w:rtl w:val="0"/>
        </w:rPr>
        <w:t xml:space="preserve">  | </w:t>
      </w:r>
      <w:hyperlink r:id="rId29">
        <w:r w:rsidDel="00000000" w:rsidR="00000000" w:rsidRPr="00000000">
          <w:rPr>
            <w:color w:val="cccccc"/>
            <w:sz w:val="18"/>
            <w:szCs w:val="18"/>
            <w:rtl w:val="0"/>
          </w:rPr>
          <w:t xml:space="preserve"> </w:t>
        </w:r>
      </w:hyperlink>
      <w:hyperlink r:id="rId30">
        <w:r w:rsidDel="00000000" w:rsidR="00000000" w:rsidRPr="00000000">
          <w:rPr>
            <w:color w:val="2e86c1"/>
            <w:sz w:val="18"/>
            <w:szCs w:val="18"/>
            <w:u w:val="single"/>
            <w:rtl w:val="0"/>
          </w:rPr>
          <w:t xml:space="preserve">a16z — Founder-Led Sales</w:t>
        </w:r>
      </w:hyperlink>
      <w:r w:rsidDel="00000000" w:rsidR="00000000" w:rsidRPr="00000000">
        <w:rPr>
          <w:color w:val="cccccc"/>
          <w:sz w:val="18"/>
          <w:szCs w:val="18"/>
          <w:rtl w:val="0"/>
        </w:rPr>
        <w:t xml:space="preserve">  | </w:t>
      </w:r>
      <w:hyperlink r:id="rId31">
        <w:r w:rsidDel="00000000" w:rsidR="00000000" w:rsidRPr="00000000">
          <w:rPr>
            <w:color w:val="cccccc"/>
            <w:sz w:val="18"/>
            <w:szCs w:val="18"/>
            <w:rtl w:val="0"/>
          </w:rPr>
          <w:t xml:space="preserve"> </w:t>
        </w:r>
      </w:hyperlink>
      <w:hyperlink r:id="rId32">
        <w:r w:rsidDel="00000000" w:rsidR="00000000" w:rsidRPr="00000000">
          <w:rPr>
            <w:color w:val="2e86c1"/>
            <w:sz w:val="18"/>
            <w:szCs w:val="18"/>
            <w:u w:val="single"/>
            <w:rtl w:val="0"/>
          </w:rPr>
          <w:t xml:space="preserve">SPOTIO Sales Statistics 2026</w:t>
        </w:r>
      </w:hyperlink>
      <w:r w:rsidDel="00000000" w:rsidR="00000000" w:rsidRPr="00000000">
        <w:rPr>
          <w:color w:val="cccccc"/>
          <w:sz w:val="18"/>
          <w:szCs w:val="18"/>
          <w:rtl w:val="0"/>
        </w:rPr>
        <w:t xml:space="preserve">  | </w:t>
      </w:r>
      <w:hyperlink r:id="rId33">
        <w:r w:rsidDel="00000000" w:rsidR="00000000" w:rsidRPr="00000000">
          <w:rPr>
            <w:color w:val="cccccc"/>
            <w:sz w:val="18"/>
            <w:szCs w:val="18"/>
            <w:rtl w:val="0"/>
          </w:rPr>
          <w:t xml:space="preserve"> </w:t>
        </w:r>
      </w:hyperlink>
      <w:hyperlink r:id="rId34">
        <w:r w:rsidDel="00000000" w:rsidR="00000000" w:rsidRPr="00000000">
          <w:rPr>
            <w:color w:val="2e86c1"/>
            <w:sz w:val="18"/>
            <w:szCs w:val="18"/>
            <w:u w:val="single"/>
            <w:rtl w:val="0"/>
          </w:rPr>
          <w:t xml:space="preserve">Introhive — CRM Data Entry</w:t>
        </w:r>
      </w:hyperlink>
      <w:r w:rsidDel="00000000" w:rsidR="00000000" w:rsidRPr="00000000">
        <w:rPr>
          <w:rtl w:val="0"/>
        </w:rPr>
      </w:r>
    </w:p>
    <w:p w:rsidR="00000000" w:rsidDel="00000000" w:rsidP="00000000" w:rsidRDefault="00000000" w:rsidRPr="00000000" w14:paraId="00000220">
      <w:pPr>
        <w:spacing w:line="240" w:lineRule="auto"/>
        <w:rPr>
          <w:color w:val="2e86c1"/>
          <w:sz w:val="18"/>
          <w:szCs w:val="18"/>
          <w:u w:val="single"/>
        </w:rPr>
      </w:pPr>
      <w:hyperlink r:id="rId35">
        <w:r w:rsidDel="00000000" w:rsidR="00000000" w:rsidRPr="00000000">
          <w:rPr>
            <w:color w:val="2e86c1"/>
            <w:sz w:val="18"/>
            <w:szCs w:val="18"/>
            <w:u w:val="single"/>
            <w:rtl w:val="0"/>
          </w:rPr>
          <w:t xml:space="preserve">HubSpot State of Sales 2024</w:t>
        </w:r>
      </w:hyperlink>
      <w:r w:rsidDel="00000000" w:rsidR="00000000" w:rsidRPr="00000000">
        <w:rPr>
          <w:color w:val="cccccc"/>
          <w:sz w:val="18"/>
          <w:szCs w:val="18"/>
          <w:rtl w:val="0"/>
        </w:rPr>
        <w:t xml:space="preserve">  | </w:t>
      </w:r>
      <w:hyperlink r:id="rId36">
        <w:r w:rsidDel="00000000" w:rsidR="00000000" w:rsidRPr="00000000">
          <w:rPr>
            <w:color w:val="cccccc"/>
            <w:sz w:val="18"/>
            <w:szCs w:val="18"/>
            <w:rtl w:val="0"/>
          </w:rPr>
          <w:t xml:space="preserve"> </w:t>
        </w:r>
      </w:hyperlink>
      <w:hyperlink r:id="rId37">
        <w:r w:rsidDel="00000000" w:rsidR="00000000" w:rsidRPr="00000000">
          <w:rPr>
            <w:color w:val="2e86c1"/>
            <w:sz w:val="18"/>
            <w:szCs w:val="18"/>
            <w:u w:val="single"/>
            <w:rtl w:val="0"/>
          </w:rPr>
          <w:t xml:space="preserve">InsideSales — Lead Response Time</w:t>
        </w:r>
      </w:hyperlink>
      <w:r w:rsidDel="00000000" w:rsidR="00000000" w:rsidRPr="00000000">
        <w:rPr>
          <w:color w:val="cccccc"/>
          <w:sz w:val="18"/>
          <w:szCs w:val="18"/>
          <w:rtl w:val="0"/>
        </w:rPr>
        <w:t xml:space="preserve">  | </w:t>
      </w:r>
      <w:hyperlink r:id="rId38">
        <w:r w:rsidDel="00000000" w:rsidR="00000000" w:rsidRPr="00000000">
          <w:rPr>
            <w:color w:val="cccccc"/>
            <w:sz w:val="18"/>
            <w:szCs w:val="18"/>
            <w:rtl w:val="0"/>
          </w:rPr>
          <w:t xml:space="preserve"> </w:t>
        </w:r>
      </w:hyperlink>
      <w:hyperlink r:id="rId39">
        <w:r w:rsidDel="00000000" w:rsidR="00000000" w:rsidRPr="00000000">
          <w:rPr>
            <w:color w:val="2e86c1"/>
            <w:sz w:val="18"/>
            <w:szCs w:val="18"/>
            <w:u w:val="single"/>
            <w:rtl w:val="0"/>
          </w:rPr>
          <w:t xml:space="preserve">Kracov — Founder-Led Sales</w:t>
        </w:r>
      </w:hyperlink>
      <w:r w:rsidDel="00000000" w:rsidR="00000000" w:rsidRPr="00000000">
        <w:rPr>
          <w:color w:val="cccccc"/>
          <w:sz w:val="18"/>
          <w:szCs w:val="18"/>
          <w:rtl w:val="0"/>
        </w:rPr>
        <w:t xml:space="preserve">  | </w:t>
      </w:r>
      <w:hyperlink r:id="rId40">
        <w:r w:rsidDel="00000000" w:rsidR="00000000" w:rsidRPr="00000000">
          <w:rPr>
            <w:color w:val="cccccc"/>
            <w:sz w:val="18"/>
            <w:szCs w:val="18"/>
            <w:rtl w:val="0"/>
          </w:rPr>
          <w:t xml:space="preserve"> </w:t>
        </w:r>
      </w:hyperlink>
      <w:hyperlink r:id="rId41">
        <w:r w:rsidDel="00000000" w:rsidR="00000000" w:rsidRPr="00000000">
          <w:rPr>
            <w:color w:val="2e86c1"/>
            <w:sz w:val="18"/>
            <w:szCs w:val="18"/>
            <w:u w:val="single"/>
            <w:rtl w:val="0"/>
          </w:rPr>
          <w:t xml:space="preserve">Breakcold — AI CRM for Startups</w:t>
        </w:r>
      </w:hyperlink>
      <w:r w:rsidDel="00000000" w:rsidR="00000000" w:rsidRPr="00000000">
        <w:rPr>
          <w:color w:val="cccccc"/>
          <w:sz w:val="18"/>
          <w:szCs w:val="18"/>
          <w:rtl w:val="0"/>
        </w:rPr>
        <w:t xml:space="preserve">  | </w:t>
      </w:r>
      <w:hyperlink r:id="rId42">
        <w:r w:rsidDel="00000000" w:rsidR="00000000" w:rsidRPr="00000000">
          <w:rPr>
            <w:color w:val="cccccc"/>
            <w:sz w:val="18"/>
            <w:szCs w:val="18"/>
            <w:rtl w:val="0"/>
          </w:rPr>
          <w:t xml:space="preserve"> </w:t>
        </w:r>
      </w:hyperlink>
      <w:hyperlink r:id="rId43">
        <w:r w:rsidDel="00000000" w:rsidR="00000000" w:rsidRPr="00000000">
          <w:rPr>
            <w:color w:val="2e86c1"/>
            <w:sz w:val="18"/>
            <w:szCs w:val="18"/>
            <w:u w:val="single"/>
            <w:rtl w:val="0"/>
          </w:rPr>
          <w:t xml:space="preserve">CRM.org — Startup CRM Guide</w:t>
        </w:r>
      </w:hyperlink>
      <w:r w:rsidDel="00000000" w:rsidR="00000000" w:rsidRPr="00000000">
        <w:rPr>
          <w:color w:val="cccccc"/>
          <w:sz w:val="18"/>
          <w:szCs w:val="18"/>
          <w:rtl w:val="0"/>
        </w:rPr>
        <w:t xml:space="preserve">  | </w:t>
      </w:r>
      <w:hyperlink r:id="rId44">
        <w:r w:rsidDel="00000000" w:rsidR="00000000" w:rsidRPr="00000000">
          <w:rPr>
            <w:color w:val="cccccc"/>
            <w:sz w:val="18"/>
            <w:szCs w:val="18"/>
            <w:rtl w:val="0"/>
          </w:rPr>
          <w:t xml:space="preserve"> </w:t>
        </w:r>
      </w:hyperlink>
      <w:hyperlink r:id="rId45">
        <w:r w:rsidDel="00000000" w:rsidR="00000000" w:rsidRPr="00000000">
          <w:rPr>
            <w:color w:val="2e86c1"/>
            <w:sz w:val="18"/>
            <w:szCs w:val="18"/>
            <w:u w:val="single"/>
            <w:rtl w:val="0"/>
          </w:rPr>
          <w:t xml:space="preserve">Cerevity — Founder Burnout 2025</w:t>
        </w:r>
      </w:hyperlink>
      <w:r w:rsidDel="00000000" w:rsidR="00000000" w:rsidRPr="00000000">
        <w:rPr>
          <w:color w:val="cccccc"/>
          <w:sz w:val="18"/>
          <w:szCs w:val="18"/>
          <w:rtl w:val="0"/>
        </w:rPr>
        <w:t xml:space="preserve">  | </w:t>
      </w:r>
      <w:hyperlink r:id="rId46">
        <w:r w:rsidDel="00000000" w:rsidR="00000000" w:rsidRPr="00000000">
          <w:rPr>
            <w:color w:val="cccccc"/>
            <w:sz w:val="18"/>
            <w:szCs w:val="18"/>
            <w:rtl w:val="0"/>
          </w:rPr>
          <w:t xml:space="preserve"> </w:t>
        </w:r>
      </w:hyperlink>
      <w:hyperlink r:id="rId47">
        <w:r w:rsidDel="00000000" w:rsidR="00000000" w:rsidRPr="00000000">
          <w:rPr>
            <w:color w:val="2e86c1"/>
            <w:sz w:val="18"/>
            <w:szCs w:val="18"/>
            <w:u w:val="single"/>
            <w:rtl w:val="0"/>
          </w:rPr>
          <w:t xml:space="preserve">AEA — Founder Age Study</w:t>
        </w:r>
      </w:hyperlink>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pStyle w:val="Heading1"/>
        <w:spacing w:line="240" w:lineRule="auto"/>
        <w:rPr/>
      </w:pPr>
      <w:bookmarkStart w:colFirst="0" w:colLast="0" w:name="_dl8i5h9jyq2o" w:id="42"/>
      <w:bookmarkEnd w:id="42"/>
      <w:r w:rsidDel="00000000" w:rsidR="00000000" w:rsidRPr="00000000">
        <w:rPr>
          <w:rtl w:val="0"/>
        </w:rPr>
        <w:t xml:space="preserve">6. Current User Journey</w:t>
      </w:r>
    </w:p>
    <w:p w:rsidR="00000000" w:rsidDel="00000000" w:rsidP="00000000" w:rsidRDefault="00000000" w:rsidRPr="00000000" w14:paraId="00000223">
      <w:pPr>
        <w:spacing w:line="240" w:lineRule="auto"/>
        <w:rPr/>
      </w:pPr>
      <w:r w:rsidDel="00000000" w:rsidR="00000000" w:rsidRPr="00000000">
        <w:rPr>
          <w:rtl w:val="0"/>
        </w:rPr>
      </w:r>
    </w:p>
    <w:p w:rsidR="00000000" w:rsidDel="00000000" w:rsidP="00000000" w:rsidRDefault="00000000" w:rsidRPr="00000000" w14:paraId="00000224">
      <w:pPr>
        <w:spacing w:line="240" w:lineRule="auto"/>
        <w:rPr>
          <w:shd w:fill="fcfbf8" w:val="clear"/>
        </w:rPr>
      </w:pPr>
      <w:r w:rsidDel="00000000" w:rsidR="00000000" w:rsidRPr="00000000">
        <w:rPr>
          <w:shd w:fill="fcfbf8" w:val="clear"/>
          <w:rtl w:val="0"/>
        </w:rPr>
        <w:t xml:space="preserve">Early-stage founders start managing deals with Google Sheets and Notion, tools that work at first but collapse beyond 50+ deals with broken formulas, no pipeline visibility, and unreliable referral tracking. Searching for a CRM only leads to more friction like HubSpot is too complex to set up, Salesforce is overkill, Zoho is unstable, and all force costly upgrades. Even after adopting a CRM, founders spend 15-25% of their day on admin, log only half their touchpoints, have no automated follow-ups, and can't answer "will I hit my target this month?" with any confidence. </w:t>
      </w:r>
    </w:p>
    <w:p w:rsidR="00000000" w:rsidDel="00000000" w:rsidP="00000000" w:rsidRDefault="00000000" w:rsidRPr="00000000" w14:paraId="00000225">
      <w:pPr>
        <w:spacing w:line="240" w:lineRule="auto"/>
        <w:rPr>
          <w:sz w:val="20"/>
          <w:szCs w:val="20"/>
        </w:rPr>
      </w:pPr>
      <w:r w:rsidDel="00000000" w:rsidR="00000000" w:rsidRPr="00000000">
        <w:rPr>
          <w:b w:val="1"/>
          <w:bCs w:val="1"/>
          <w:shd w:fill="fcfbf8" w:val="clear"/>
          <w:rtl w:val="0"/>
        </w:rPr>
        <w:t xml:space="preserve">The result:</w:t>
      </w:r>
      <w:r w:rsidDel="00000000" w:rsidR="00000000" w:rsidRPr="00000000">
        <w:rPr>
          <w:shd w:fill="fcfbf8" w:val="clear"/>
          <w:rtl w:val="0"/>
        </w:rPr>
        <w:t xml:space="preserve"> decision-making by intuition, rising operational costs, and a sales process that depends entirely on the founder's memory.</w:t>
      </w:r>
      <w:r w:rsidDel="00000000" w:rsidR="00000000" w:rsidRPr="00000000">
        <w:rPr>
          <w:rtl w:val="0"/>
        </w:rPr>
      </w:r>
    </w:p>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shd w:fill="fcfbf8" w:val="clear"/>
        </w:rPr>
        <w:drawing>
          <wp:inline distB="114300" distT="114300" distL="114300" distR="114300">
            <wp:extent cx="5943600" cy="2781300"/>
            <wp:effectExtent b="0" l="0" r="0" t="0"/>
            <wp:docPr id="11"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1"/>
        <w:spacing w:after="0" w:before="0" w:line="240" w:lineRule="auto"/>
        <w:rPr/>
      </w:pPr>
      <w:bookmarkStart w:colFirst="0" w:colLast="0" w:name="_83buba6ess8x" w:id="43"/>
      <w:bookmarkEnd w:id="43"/>
      <w:r w:rsidDel="00000000" w:rsidR="00000000" w:rsidRPr="00000000">
        <w:rPr>
          <w:rtl w:val="0"/>
        </w:rPr>
        <w:t xml:space="preserve">7. Pain Points Prioritization </w:t>
      </w:r>
    </w:p>
    <w:p w:rsidR="00000000" w:rsidDel="00000000" w:rsidP="00000000" w:rsidRDefault="00000000" w:rsidRPr="00000000" w14:paraId="00000229">
      <w:pPr>
        <w:pStyle w:val="Heading2"/>
        <w:spacing w:after="0" w:before="0" w:line="240" w:lineRule="auto"/>
        <w:rPr/>
      </w:pPr>
      <w:bookmarkStart w:colFirst="0" w:colLast="0" w:name="_xmo8ksjat0fm" w:id="44"/>
      <w:bookmarkEnd w:id="44"/>
      <w:r w:rsidDel="00000000" w:rsidR="00000000" w:rsidRPr="00000000">
        <w:rPr>
          <w:rtl w:val="0"/>
        </w:rPr>
        <w:t xml:space="preserve">7.1 Purpose</w:t>
      </w:r>
    </w:p>
    <w:p w:rsidR="00000000" w:rsidDel="00000000" w:rsidP="00000000" w:rsidRDefault="00000000" w:rsidRPr="00000000" w14:paraId="0000022A">
      <w:pPr>
        <w:spacing w:after="0" w:before="0" w:line="240" w:lineRule="auto"/>
        <w:rPr/>
      </w:pPr>
      <w:r w:rsidDel="00000000" w:rsidR="00000000" w:rsidRPr="00000000">
        <w:rPr>
          <w:rtl w:val="0"/>
        </w:rPr>
        <w:t xml:space="preserve">To focus the MVP on the pain points that most strongly block founders from reliably managing early sales across multiple channels,especially when they have </w:t>
      </w:r>
      <w:r w:rsidDel="00000000" w:rsidR="00000000" w:rsidRPr="00000000">
        <w:rPr>
          <w:b w:val="1"/>
          <w:bCs w:val="1"/>
          <w:rtl w:val="0"/>
        </w:rPr>
        <w:t xml:space="preserve">50–150 active conversations</w:t>
      </w:r>
      <w:r w:rsidDel="00000000" w:rsidR="00000000" w:rsidRPr="00000000">
        <w:rPr>
          <w:rtl w:val="0"/>
        </w:rPr>
        <w:t xml:space="preserve">, use </w:t>
      </w:r>
      <w:r w:rsidDel="00000000" w:rsidR="00000000" w:rsidRPr="00000000">
        <w:rPr>
          <w:b w:val="1"/>
          <w:bCs w:val="1"/>
          <w:rtl w:val="0"/>
        </w:rPr>
        <w:t xml:space="preserve">4-6 communication channels</w:t>
      </w:r>
      <w:r w:rsidDel="00000000" w:rsidR="00000000" w:rsidRPr="00000000">
        <w:rPr>
          <w:rtl w:val="0"/>
        </w:rPr>
        <w:t xml:space="preserve">, and spend most time selling rather than updating systems .</w:t>
      </w:r>
    </w:p>
    <w:p w:rsidR="00000000" w:rsidDel="00000000" w:rsidP="00000000" w:rsidRDefault="00000000" w:rsidRPr="00000000" w14:paraId="0000022B">
      <w:pPr>
        <w:pStyle w:val="Heading2"/>
        <w:spacing w:after="0" w:before="0" w:line="240" w:lineRule="auto"/>
        <w:ind w:right="-450"/>
        <w:rPr/>
      </w:pPr>
      <w:bookmarkStart w:colFirst="0" w:colLast="0" w:name="_e3ff6zmjcin0" w:id="45"/>
      <w:bookmarkEnd w:id="45"/>
      <w:r w:rsidDel="00000000" w:rsidR="00000000" w:rsidRPr="00000000">
        <w:rPr>
          <w:rtl w:val="0"/>
        </w:rPr>
        <w:t xml:space="preserve">7.2 Evidence base</w:t>
      </w:r>
    </w:p>
    <w:p w:rsidR="00000000" w:rsidDel="00000000" w:rsidP="00000000" w:rsidRDefault="00000000" w:rsidRPr="00000000" w14:paraId="0000022C">
      <w:pPr>
        <w:spacing w:after="0" w:before="0" w:line="240" w:lineRule="auto"/>
        <w:rPr/>
      </w:pPr>
      <w:r w:rsidDel="00000000" w:rsidR="00000000" w:rsidRPr="00000000">
        <w:rPr>
          <w:rtl w:val="0"/>
        </w:rPr>
        <w:t xml:space="preserve">Pain points were synthesized from secondary research across </w:t>
      </w:r>
      <w:r w:rsidDel="00000000" w:rsidR="00000000" w:rsidRPr="00000000">
        <w:rPr>
          <w:b w:val="1"/>
          <w:bCs w:val="1"/>
          <w:rtl w:val="0"/>
        </w:rPr>
        <w:t xml:space="preserve">User Interviews</w:t>
      </w:r>
      <w:r w:rsidDel="00000000" w:rsidR="00000000" w:rsidRPr="00000000">
        <w:rPr>
          <w:rtl w:val="0"/>
        </w:rPr>
        <w:t xml:space="preserve">,</w:t>
      </w:r>
      <w:r w:rsidDel="00000000" w:rsidR="00000000" w:rsidRPr="00000000">
        <w:rPr>
          <w:b w:val="1"/>
          <w:bCs w:val="1"/>
          <w:rtl w:val="0"/>
        </w:rPr>
        <w:t xml:space="preserve">Reddit, Quora, and Google Play reviews</w:t>
      </w:r>
      <w:r w:rsidDel="00000000" w:rsidR="00000000" w:rsidRPr="00000000">
        <w:rPr>
          <w:rtl w:val="0"/>
        </w:rPr>
        <w:t xml:space="preserve">, reflecting founder/small-team CRM usage patterns and breakdowns in day-to-day workflows (follow-ups, scheduling, logging interactions, and mobile execution). The research aligns with the case’s core problem: traditional CRMs feel </w:t>
      </w:r>
      <w:r w:rsidDel="00000000" w:rsidR="00000000" w:rsidRPr="00000000">
        <w:rPr>
          <w:b w:val="1"/>
          <w:bCs w:val="1"/>
          <w:rtl w:val="0"/>
        </w:rPr>
        <w:t xml:space="preserve">heavy, setup-intensive, and time-consuming to maintain</w:t>
      </w:r>
      <w:r w:rsidDel="00000000" w:rsidR="00000000" w:rsidRPr="00000000">
        <w:rPr>
          <w:rtl w:val="0"/>
        </w:rPr>
        <w:t xml:space="preserve">, which contributes to </w:t>
      </w:r>
      <w:r w:rsidDel="00000000" w:rsidR="00000000" w:rsidRPr="00000000">
        <w:rPr>
          <w:b w:val="1"/>
          <w:bCs w:val="1"/>
          <w:rtl w:val="0"/>
        </w:rPr>
        <w:t xml:space="preserve">missed structured follow-ups</w:t>
      </w:r>
      <w:r w:rsidDel="00000000" w:rsidR="00000000" w:rsidRPr="00000000">
        <w:rPr>
          <w:rtl w:val="0"/>
        </w:rPr>
        <w:t xml:space="preserve"> and reactive sales management .</w:t>
      </w:r>
    </w:p>
    <w:p w:rsidR="00000000" w:rsidDel="00000000" w:rsidP="00000000" w:rsidRDefault="00000000" w:rsidRPr="00000000" w14:paraId="0000022D">
      <w:pPr>
        <w:pStyle w:val="Heading2"/>
        <w:spacing w:after="0" w:before="0" w:line="240" w:lineRule="auto"/>
        <w:rPr/>
      </w:pPr>
      <w:bookmarkStart w:colFirst="0" w:colLast="0" w:name="_be2xbnrtw0yl" w:id="46"/>
      <w:bookmarkEnd w:id="46"/>
      <w:r w:rsidDel="00000000" w:rsidR="00000000" w:rsidRPr="00000000">
        <w:rPr>
          <w:rtl w:val="0"/>
        </w:rPr>
        <w:t xml:space="preserve">7.3 Method used</w:t>
      </w:r>
    </w:p>
    <w:p w:rsidR="00000000" w:rsidDel="00000000" w:rsidP="00000000" w:rsidRDefault="00000000" w:rsidRPr="00000000" w14:paraId="0000022E">
      <w:pPr>
        <w:spacing w:after="0" w:before="0" w:line="240" w:lineRule="auto"/>
        <w:rPr/>
      </w:pPr>
      <w:r w:rsidDel="00000000" w:rsidR="00000000" w:rsidRPr="00000000">
        <w:rPr>
          <w:rtl w:val="0"/>
        </w:rPr>
        <w:t xml:space="preserve">We prioritized pain points using a simple evidence-weighted score: </w:t>
      </w:r>
      <w:r w:rsidDel="00000000" w:rsidR="00000000" w:rsidRPr="00000000">
        <w:rPr>
          <w:b w:val="1"/>
          <w:bCs w:val="1"/>
          <w:rtl w:val="0"/>
        </w:rPr>
        <w:t xml:space="preserve">Priority Score = Impact (1–5) × Frequency (1–5)</w:t>
      </w:r>
      <w:r w:rsidDel="00000000" w:rsidR="00000000" w:rsidRPr="00000000">
        <w:rPr>
          <w:rtl w:val="0"/>
        </w:rPr>
        <w:t xml:space="preserve">. This highlights what most strongly affects founders’ core job-to-be-done: know what to do next, for whom, across channels, without becoming a full-time CRM admin</w:t>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line="240" w:lineRule="auto"/>
        <w:rPr/>
      </w:pPr>
      <w:r w:rsidDel="00000000" w:rsidR="00000000" w:rsidRPr="00000000">
        <w:rPr>
          <w:rtl w:val="0"/>
        </w:rPr>
      </w:r>
    </w:p>
    <w:tbl>
      <w:tblPr>
        <w:tblStyle w:val="Table23"/>
        <w:tblW w:w="10995.0" w:type="dxa"/>
        <w:jc w:val="left"/>
        <w:tblInd w:w="-87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805"/>
        <w:gridCol w:w="870"/>
        <w:gridCol w:w="1245"/>
        <w:gridCol w:w="1143.0000000000007"/>
        <w:gridCol w:w="956.9999999999993"/>
        <w:tblGridChange w:id="0">
          <w:tblGrid>
            <w:gridCol w:w="3975"/>
            <w:gridCol w:w="2805"/>
            <w:gridCol w:w="870"/>
            <w:gridCol w:w="1245"/>
            <w:gridCol w:w="1143.0000000000007"/>
            <w:gridCol w:w="956.9999999999993"/>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Pain point (statement)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Theme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Impact (1–5)</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Frequency (1–5)</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Priority Score (I×F)</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1f4e79"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jc w:val="center"/>
              <w:rPr>
                <w:color w:val="ffffff"/>
                <w:sz w:val="20"/>
                <w:szCs w:val="20"/>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Follow-up timing is salesperson-driven; no stage-based reminders/nudges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Follow-up / reminders / nudges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jc w:val="right"/>
              <w:rPr>
                <w:sz w:val="20"/>
                <w:szCs w:val="20"/>
              </w:rPr>
            </w:pPr>
            <w:r w:rsidDel="00000000" w:rsidR="00000000" w:rsidRPr="00000000">
              <w:rPr>
                <w:sz w:val="20"/>
                <w:szCs w:val="20"/>
                <w:rtl w:val="0"/>
              </w:rPr>
              <w:t xml:space="preserve">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P0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Founders spend 15–25% of day remembering what to do next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Priority tasks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P0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Mixing up what was promised across 10+ active conversations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Multiple parallel conversations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P0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Integrations are expensive/complex to sustain across tools/lead sources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Multi-channel integration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P0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Poor visibility/reporting; hard to pull basic pipeline data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Funnel visibility / pipeline / performance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jc w:val="right"/>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P0</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Manual logging expected; ~50% compliance; feels like admin work</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Manual data entry effort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P1</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Cannot confidently answer “will I hit target this month?”</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Sales prediction engine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P1</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Mobile app sluggish for basic actions (e.g., update stage)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Mobile app accessibility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P2</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CRM not tailored; customization/workarounds add ops burden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Customization / workflow fit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P2</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CRMs end at acquisition; no post-sales tracking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Post-sales services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P3</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CRM increases operating cost/complexity without clear conversion lift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Operational cost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P3</w:t>
            </w:r>
          </w:p>
        </w:tc>
      </w:tr>
      <w:tr>
        <w:trPr>
          <w:cantSplit w:val="0"/>
          <w:trHeight w:val="54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Duplicate leads across channels create attribution/dedup confusion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Duplicate leads (multi-channel)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P3</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Security, compliance, governance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Security &amp; compliance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P3</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Referral tracking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Referral tracking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Backlog</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Capture competitor quotes / market pricing from field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Competitor insights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jc w:val="right"/>
              <w:rPr>
                <w:sz w:val="20"/>
                <w:szCs w:val="20"/>
              </w:rPr>
            </w:pPr>
            <w:r w:rsidDel="00000000" w:rsidR="00000000" w:rsidRPr="00000000">
              <w:rPr>
                <w:sz w:val="20"/>
                <w:szCs w:val="20"/>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Backlog</w:t>
            </w:r>
          </w:p>
        </w:tc>
      </w:tr>
    </w:tbl>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pStyle w:val="Heading1"/>
        <w:rPr>
          <w:ins w:author="mentor email" w:id="0" w:date="2026-03-29T03:28:43Z"/>
          <w:rPrChange w:author="mentor email" w:id="1" w:date="2026-03-29T03:28:43Z">
            <w:rPr/>
          </w:rPrChange>
        </w:rPr>
      </w:pPr>
      <w:ins w:author="mentor email" w:id="0" w:date="2026-03-29T03:28:43Z">
        <w:bookmarkStart w:colFirst="0" w:colLast="0" w:name="_k5tq8x9pit4t" w:id="47"/>
        <w:bookmarkEnd w:id="47"/>
        <w:r w:rsidDel="00000000" w:rsidR="00000000" w:rsidRPr="00000000">
          <w:rPr>
            <w:rtl w:val="0"/>
            <w:rPrChange w:author="mentor email" w:id="1" w:date="2026-03-29T03:28:43Z">
              <w:rPr/>
            </w:rPrChange>
          </w:rPr>
          <w:t xml:space="preserve">Overall Problem Space Feedback- </w:t>
        </w:r>
      </w:ins>
    </w:p>
    <w:p w:rsidR="00000000" w:rsidDel="00000000" w:rsidP="00000000" w:rsidRDefault="00000000" w:rsidRPr="00000000" w14:paraId="00000293">
      <w:pPr>
        <w:numPr>
          <w:ilvl w:val="0"/>
          <w:numId w:val="2"/>
        </w:numPr>
        <w:ind w:left="720" w:hanging="360"/>
        <w:rPr>
          <w:ins w:author="mentor email" w:id="0" w:date="2026-03-29T03:28:43Z"/>
          <w:u w:val="none"/>
        </w:rPr>
      </w:pPr>
      <w:ins w:author="mentor email" w:id="0" w:date="2026-03-29T03:28:43Z">
        <w:r w:rsidDel="00000000" w:rsidR="00000000" w:rsidRPr="00000000">
          <w:rPr>
            <w:rtl w:val="0"/>
            <w:rPrChange w:author="mentor email" w:id="1" w:date="2026-03-29T03:28:43Z">
              <w:rPr/>
            </w:rPrChange>
          </w:rPr>
          <w:t xml:space="preserve">Lot of rich insights and data that came up, no fault there. The document is well structured, it flows well together, extremely logical as well. Great job team! </w:t>
        </w:r>
      </w:ins>
    </w:p>
    <w:p w:rsidR="00000000" w:rsidDel="00000000" w:rsidP="00000000" w:rsidRDefault="00000000" w:rsidRPr="00000000" w14:paraId="00000294">
      <w:pPr>
        <w:numPr>
          <w:ilvl w:val="0"/>
          <w:numId w:val="2"/>
        </w:numPr>
        <w:ind w:left="720" w:hanging="360"/>
        <w:rPr>
          <w:ins w:author="mentor email" w:id="0" w:date="2026-03-29T03:28:43Z"/>
          <w:u w:val="none"/>
        </w:rPr>
      </w:pPr>
      <w:ins w:author="mentor email" w:id="0" w:date="2026-03-29T03:28:43Z">
        <w:r w:rsidDel="00000000" w:rsidR="00000000" w:rsidRPr="00000000">
          <w:rPr>
            <w:rtl w:val="0"/>
            <w:rPrChange w:author="mentor email" w:id="1" w:date="2026-03-29T03:28:43Z">
              <w:rPr/>
            </w:rPrChange>
          </w:rPr>
          <w:t xml:space="preserve">Would have loved to see AI features that are coming up in this market, how people are introducing them and the adoption of those as well.</w:t>
        </w:r>
      </w:ins>
    </w:p>
    <w:p w:rsidR="00000000" w:rsidDel="00000000" w:rsidP="00000000" w:rsidRDefault="00000000" w:rsidRPr="00000000" w14:paraId="00000295">
      <w:pPr>
        <w:numPr>
          <w:ilvl w:val="0"/>
          <w:numId w:val="2"/>
        </w:numPr>
        <w:ind w:left="720" w:hanging="360"/>
        <w:rPr>
          <w:u w:val="none"/>
          <w:rPrChange w:author="mentor email" w:id="1" w:date="2026-03-29T03:28:43Z">
            <w:rPr/>
          </w:rPrChange>
        </w:rPr>
        <w:pPrChange w:author="mentor email" w:id="0" w:date="2026-03-29T03:28:43Z">
          <w:pPr>
            <w:pStyle w:val="Heading1"/>
            <w:spacing w:line="240" w:lineRule="auto"/>
          </w:pPr>
        </w:pPrChange>
      </w:pPr>
      <w:bookmarkStart w:colFirst="0" w:colLast="0" w:name="_92egdnjxi7vi" w:id="48"/>
      <w:bookmarkEnd w:id="48"/>
      <w:ins w:author="mentor email" w:id="0" w:date="2026-03-29T03:28:43Z">
        <w:r w:rsidDel="00000000" w:rsidR="00000000" w:rsidRPr="00000000">
          <w:rPr>
            <w:rtl w:val="0"/>
            <w:rPrChange w:author="mentor email" w:id="1" w:date="2026-03-29T03:28:43Z">
              <w:rPr/>
            </w:rPrChange>
          </w:rPr>
          <w:t xml:space="preserve">Would have loved to see pricing of the tools as well.</w:t>
        </w:r>
      </w:ins>
      <w:r w:rsidDel="00000000" w:rsidR="00000000" w:rsidRPr="00000000">
        <w:rPr>
          <w:rtl w:val="0"/>
        </w:rPr>
      </w:r>
    </w:p>
    <w:p w:rsidR="00000000" w:rsidDel="00000000" w:rsidP="00000000" w:rsidRDefault="00000000" w:rsidRPr="00000000" w14:paraId="00000296">
      <w:pPr>
        <w:pStyle w:val="Heading1"/>
        <w:spacing w:line="240" w:lineRule="auto"/>
        <w:rPr/>
      </w:pPr>
      <w:bookmarkStart w:colFirst="0" w:colLast="0" w:name="_mod1zt4gszpt" w:id="49"/>
      <w:bookmarkEnd w:id="49"/>
      <w:r w:rsidDel="00000000" w:rsidR="00000000" w:rsidRPr="00000000">
        <w:rPr>
          <w:rtl w:val="0"/>
        </w:rPr>
        <w:t xml:space="preserve">8. Solution Space</w:t>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pStyle w:val="Heading2"/>
        <w:spacing w:line="240" w:lineRule="auto"/>
        <w:rPr/>
      </w:pPr>
      <w:bookmarkStart w:colFirst="0" w:colLast="0" w:name="_mgct5yn4nros" w:id="50"/>
      <w:bookmarkEnd w:id="50"/>
      <w:r w:rsidDel="00000000" w:rsidR="00000000" w:rsidRPr="00000000">
        <w:rPr>
          <w:rtl w:val="0"/>
        </w:rPr>
        <w:t xml:space="preserve">8.1 Solution Overview</w:t>
      </w:r>
    </w:p>
    <w:p w:rsidR="00000000" w:rsidDel="00000000" w:rsidP="00000000" w:rsidRDefault="00000000" w:rsidRPr="00000000" w14:paraId="00000299">
      <w:pPr>
        <w:spacing w:after="180" w:before="180" w:line="240" w:lineRule="auto"/>
        <w:rPr>
          <w:b w:val="1"/>
          <w:bCs w:val="1"/>
        </w:rPr>
      </w:pPr>
      <w:r w:rsidDel="00000000" w:rsidR="00000000" w:rsidRPr="00000000">
        <w:rPr>
          <w:b w:val="1"/>
          <w:bCs w:val="1"/>
          <w:rtl w:val="0"/>
        </w:rPr>
        <w:t xml:space="preserve">DealPilot</w:t>
      </w:r>
      <w:r w:rsidDel="00000000" w:rsidR="00000000" w:rsidRPr="00000000">
        <w:rPr>
          <w:rtl w:val="0"/>
        </w:rPr>
        <w:t xml:space="preserve"> is a lightweight CRM designed for B2B founders at early-stage startups (0–20 employees) who personally handle sales. The product operates on a single design principle: </w:t>
      </w:r>
      <w:r w:rsidDel="00000000" w:rsidR="00000000" w:rsidRPr="00000000">
        <w:rPr>
          <w:b w:val="1"/>
          <w:bCs w:val="1"/>
          <w:rtl w:val="0"/>
        </w:rPr>
        <w:t xml:space="preserve">the CRM should require less effort than the spreadsheet it replaces.</w:t>
      </w:r>
    </w:p>
    <w:p w:rsidR="00000000" w:rsidDel="00000000" w:rsidP="00000000" w:rsidRDefault="00000000" w:rsidRPr="00000000" w14:paraId="0000029A">
      <w:pPr>
        <w:spacing w:after="180" w:before="180" w:line="240" w:lineRule="auto"/>
        <w:rPr/>
      </w:pPr>
      <w:r w:rsidDel="00000000" w:rsidR="00000000" w:rsidRPr="00000000">
        <w:rPr>
          <w:rtl w:val="0"/>
        </w:rPr>
        <w:t xml:space="preserve">The solution is structured as a 4-layer architecture, where each successive layer requires incrementally more founder involvement from zero to minimal:</w:t>
      </w:r>
    </w:p>
    <w:tbl>
      <w:tblPr>
        <w:tblStyle w:val="Table24"/>
        <w:tblW w:w="10773.000000000002" w:type="dxa"/>
        <w:jc w:val="left"/>
        <w:tblInd w:w="-683.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00"/>
        <w:gridCol w:w="1320"/>
        <w:gridCol w:w="6558.000000000001"/>
        <w:tblGridChange w:id="0">
          <w:tblGrid>
            <w:gridCol w:w="1095"/>
            <w:gridCol w:w="1800"/>
            <w:gridCol w:w="1320"/>
            <w:gridCol w:w="6558.000000000001"/>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9B">
            <w:pPr>
              <w:spacing w:after="40" w:before="40" w:line="240" w:lineRule="auto"/>
              <w:rPr>
                <w:b w:val="1"/>
                <w:bCs w:val="1"/>
                <w:color w:val="ffffff"/>
                <w:sz w:val="20"/>
                <w:szCs w:val="20"/>
                <w:shd w:fill="4a86e8" w:val="clea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9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9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Founder Effort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9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What It Does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9F">
            <w:pPr>
              <w:spacing w:after="40" w:before="40" w:line="240" w:lineRule="auto"/>
              <w:rPr>
                <w:sz w:val="20"/>
                <w:szCs w:val="20"/>
              </w:rPr>
            </w:pPr>
            <w:r w:rsidDel="00000000" w:rsidR="00000000" w:rsidRPr="00000000">
              <w:rPr>
                <w:sz w:val="20"/>
                <w:szCs w:val="20"/>
                <w:rtl w:val="0"/>
              </w:rPr>
              <w:t xml:space="preserve">Layer 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0">
            <w:pPr>
              <w:spacing w:after="40" w:before="40" w:line="240" w:lineRule="auto"/>
              <w:rPr>
                <w:sz w:val="20"/>
                <w:szCs w:val="20"/>
              </w:rPr>
            </w:pPr>
            <w:r w:rsidDel="00000000" w:rsidR="00000000" w:rsidRPr="00000000">
              <w:rPr>
                <w:sz w:val="20"/>
                <w:szCs w:val="20"/>
                <w:rtl w:val="0"/>
              </w:rPr>
              <w:t xml:space="preserve">Passive Capture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1">
            <w:pPr>
              <w:spacing w:after="40" w:before="40" w:line="240" w:lineRule="auto"/>
              <w:rPr>
                <w:sz w:val="20"/>
                <w:szCs w:val="20"/>
              </w:rPr>
            </w:pPr>
            <w:r w:rsidDel="00000000" w:rsidR="00000000" w:rsidRPr="00000000">
              <w:rPr>
                <w:sz w:val="20"/>
                <w:szCs w:val="20"/>
                <w:rtl w:val="0"/>
              </w:rPr>
              <w:t xml:space="preserve">Zero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2">
            <w:pPr>
              <w:spacing w:after="40" w:before="40" w:line="240" w:lineRule="auto"/>
              <w:rPr>
                <w:sz w:val="20"/>
                <w:szCs w:val="20"/>
              </w:rPr>
            </w:pPr>
            <w:r w:rsidDel="00000000" w:rsidR="00000000" w:rsidRPr="00000000">
              <w:rPr>
                <w:sz w:val="20"/>
                <w:szCs w:val="20"/>
                <w:rtl w:val="0"/>
              </w:rPr>
              <w:t xml:space="preserve">Auto-syncs Gmail, WhatsApp, Calendar. Creates contacts. Stitches timelines. Moves deal stages.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3">
            <w:pPr>
              <w:spacing w:after="40" w:before="40" w:line="240" w:lineRule="auto"/>
              <w:rPr>
                <w:sz w:val="20"/>
                <w:szCs w:val="20"/>
              </w:rPr>
            </w:pPr>
            <w:r w:rsidDel="00000000" w:rsidR="00000000" w:rsidRPr="00000000">
              <w:rPr>
                <w:sz w:val="20"/>
                <w:szCs w:val="20"/>
                <w:rtl w:val="0"/>
              </w:rPr>
              <w:t xml:space="preserve">Layer 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4">
            <w:pPr>
              <w:spacing w:after="40" w:before="40" w:line="240" w:lineRule="auto"/>
              <w:rPr>
                <w:sz w:val="20"/>
                <w:szCs w:val="20"/>
              </w:rPr>
            </w:pPr>
            <w:r w:rsidDel="00000000" w:rsidR="00000000" w:rsidRPr="00000000">
              <w:rPr>
                <w:sz w:val="20"/>
                <w:szCs w:val="20"/>
                <w:rtl w:val="0"/>
              </w:rPr>
              <w:t xml:space="preserve">Intelligence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5">
            <w:pPr>
              <w:spacing w:after="40" w:before="40" w:line="240" w:lineRule="auto"/>
              <w:rPr>
                <w:sz w:val="20"/>
                <w:szCs w:val="20"/>
              </w:rPr>
            </w:pPr>
            <w:r w:rsidDel="00000000" w:rsidR="00000000" w:rsidRPr="00000000">
              <w:rPr>
                <w:sz w:val="20"/>
                <w:szCs w:val="20"/>
                <w:rtl w:val="0"/>
              </w:rPr>
              <w:t xml:space="preserve">Glance (&lt;30 sec)</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6">
            <w:pPr>
              <w:spacing w:after="40" w:before="40" w:line="240" w:lineRule="auto"/>
              <w:rPr>
                <w:sz w:val="20"/>
                <w:szCs w:val="20"/>
              </w:rPr>
            </w:pPr>
            <w:r w:rsidDel="00000000" w:rsidR="00000000" w:rsidRPr="00000000">
              <w:rPr>
                <w:sz w:val="20"/>
                <w:szCs w:val="20"/>
                <w:rtl w:val="0"/>
              </w:rPr>
              <w:t xml:space="preserve">Scores deal health. Ranks daily priorities. Generates morning brief. Calculates pipeline forecast.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7">
            <w:pPr>
              <w:spacing w:after="40" w:before="40" w:line="240" w:lineRule="auto"/>
              <w:rPr>
                <w:sz w:val="20"/>
                <w:szCs w:val="20"/>
              </w:rPr>
            </w:pPr>
            <w:r w:rsidDel="00000000" w:rsidR="00000000" w:rsidRPr="00000000">
              <w:rPr>
                <w:sz w:val="20"/>
                <w:szCs w:val="20"/>
                <w:rtl w:val="0"/>
              </w:rPr>
              <w:t xml:space="preserve">Layer 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8">
            <w:pPr>
              <w:spacing w:after="40" w:before="40" w:line="240" w:lineRule="auto"/>
              <w:rPr>
                <w:sz w:val="20"/>
                <w:szCs w:val="20"/>
              </w:rPr>
            </w:pPr>
            <w:r w:rsidDel="00000000" w:rsidR="00000000" w:rsidRPr="00000000">
              <w:rPr>
                <w:sz w:val="20"/>
                <w:szCs w:val="20"/>
                <w:rtl w:val="0"/>
              </w:rPr>
              <w:t xml:space="preserve">Suggested Actions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9">
            <w:pPr>
              <w:spacing w:after="40" w:before="40" w:line="240" w:lineRule="auto"/>
              <w:rPr>
                <w:sz w:val="20"/>
                <w:szCs w:val="20"/>
              </w:rPr>
            </w:pPr>
            <w:r w:rsidDel="00000000" w:rsidR="00000000" w:rsidRPr="00000000">
              <w:rPr>
                <w:sz w:val="20"/>
                <w:szCs w:val="20"/>
                <w:rtl w:val="0"/>
              </w:rPr>
              <w:t xml:space="preserve">One tap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A">
            <w:pPr>
              <w:spacing w:after="40" w:before="40" w:line="240" w:lineRule="auto"/>
              <w:rPr>
                <w:sz w:val="20"/>
                <w:szCs w:val="20"/>
              </w:rPr>
            </w:pPr>
            <w:r w:rsidDel="00000000" w:rsidR="00000000" w:rsidRPr="00000000">
              <w:rPr>
                <w:sz w:val="20"/>
                <w:szCs w:val="20"/>
                <w:rtl w:val="0"/>
              </w:rPr>
              <w:t xml:space="preserve">Drafts follow-up messages from templates. Pushes notifications. Founder approves, edits, or skips.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B">
            <w:pPr>
              <w:spacing w:after="40" w:before="40" w:line="240" w:lineRule="auto"/>
              <w:rPr>
                <w:sz w:val="20"/>
                <w:szCs w:val="20"/>
              </w:rPr>
            </w:pPr>
            <w:r w:rsidDel="00000000" w:rsidR="00000000" w:rsidRPr="00000000">
              <w:rPr>
                <w:sz w:val="20"/>
                <w:szCs w:val="20"/>
                <w:rtl w:val="0"/>
              </w:rPr>
              <w:t xml:space="preserve">Layer 4</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C">
            <w:pPr>
              <w:spacing w:after="40" w:before="40" w:line="240" w:lineRule="auto"/>
              <w:rPr>
                <w:sz w:val="20"/>
                <w:szCs w:val="20"/>
              </w:rPr>
            </w:pPr>
            <w:r w:rsidDel="00000000" w:rsidR="00000000" w:rsidRPr="00000000">
              <w:rPr>
                <w:sz w:val="20"/>
                <w:szCs w:val="20"/>
                <w:rtl w:val="0"/>
              </w:rPr>
              <w:t xml:space="preserve">Founder Input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D">
            <w:pPr>
              <w:spacing w:after="40" w:before="40" w:line="240" w:lineRule="auto"/>
              <w:rPr>
                <w:sz w:val="20"/>
                <w:szCs w:val="20"/>
              </w:rPr>
            </w:pPr>
            <w:r w:rsidDel="00000000" w:rsidR="00000000" w:rsidRPr="00000000">
              <w:rPr>
                <w:sz w:val="20"/>
                <w:szCs w:val="20"/>
                <w:rtl w:val="0"/>
              </w:rPr>
              <w:t xml:space="preserve">30–60 seconds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AE">
            <w:pPr>
              <w:spacing w:after="40" w:before="40" w:line="240" w:lineRule="auto"/>
              <w:rPr>
                <w:sz w:val="20"/>
                <w:szCs w:val="20"/>
              </w:rPr>
            </w:pPr>
            <w:r w:rsidDel="00000000" w:rsidR="00000000" w:rsidRPr="00000000">
              <w:rPr>
                <w:sz w:val="20"/>
                <w:szCs w:val="20"/>
                <w:rtl w:val="0"/>
              </w:rPr>
              <w:t xml:space="preserve">Voice-note logging after calls. 2-field post-meeting log. Manual overrides when needed.</w:t>
            </w:r>
          </w:p>
        </w:tc>
      </w:tr>
    </w:tbl>
    <w:p w:rsidR="00000000" w:rsidDel="00000000" w:rsidP="00000000" w:rsidRDefault="00000000" w:rsidRPr="00000000" w14:paraId="000002AF">
      <w:pPr>
        <w:spacing w:after="180" w:before="180" w:line="240" w:lineRule="auto"/>
        <w:ind w:left="-540" w:firstLine="0"/>
        <w:rPr/>
      </w:pPr>
      <w:r w:rsidDel="00000000" w:rsidR="00000000" w:rsidRPr="00000000">
        <w:rPr>
          <w:rFonts w:ascii="Arial Unicode MS" w:cs="Arial Unicode MS" w:eastAsia="Arial Unicode MS" w:hAnsi="Arial Unicode MS"/>
          <w:rtl w:val="0"/>
        </w:rPr>
        <w:t xml:space="preserve">This architecture is validated by analogous products that use the same “passive capture → intelligence → suggested action → minimal input” pattern.</w:t>
      </w:r>
      <w:r w:rsidDel="00000000" w:rsidR="00000000" w:rsidRPr="00000000">
        <w:rPr>
          <w:rtl w:val="0"/>
        </w:rPr>
      </w:r>
    </w:p>
    <w:p w:rsidR="00000000" w:rsidDel="00000000" w:rsidP="00000000" w:rsidRDefault="00000000" w:rsidRPr="00000000" w14:paraId="000002B0">
      <w:pPr>
        <w:spacing w:after="180" w:before="180" w:line="240" w:lineRule="auto"/>
        <w:ind w:left="-540" w:firstLine="0"/>
        <w:rPr>
          <w:color w:val="2e75b6"/>
        </w:rPr>
      </w:pPr>
      <w:r w:rsidDel="00000000" w:rsidR="00000000" w:rsidRPr="00000000">
        <w:rPr>
          <w:rtl w:val="0"/>
        </w:rPr>
        <w:t xml:space="preserve">Examples-Superhuman (email), Linear (project management), and Reclaim.ai (calendar intelligence).</w:t>
      </w:r>
      <w:r w:rsidDel="00000000" w:rsidR="00000000" w:rsidRPr="00000000">
        <w:rPr>
          <w:rtl w:val="0"/>
        </w:rPr>
      </w:r>
    </w:p>
    <w:p w:rsidR="00000000" w:rsidDel="00000000" w:rsidP="00000000" w:rsidRDefault="00000000" w:rsidRPr="00000000" w14:paraId="000002B1">
      <w:pPr>
        <w:pStyle w:val="Heading3"/>
        <w:spacing w:after="180" w:before="180" w:line="240" w:lineRule="auto"/>
        <w:ind w:left="-540" w:firstLine="0"/>
        <w:rPr>
          <w:color w:val="2e75b6"/>
        </w:rPr>
      </w:pPr>
      <w:bookmarkStart w:colFirst="0" w:colLast="0" w:name="_6ss1mjce3ei2" w:id="51"/>
      <w:bookmarkEnd w:id="51"/>
      <w:r w:rsidDel="00000000" w:rsidR="00000000" w:rsidRPr="00000000">
        <w:rPr>
          <w:color w:val="2e75b6"/>
          <w:rtl w:val="0"/>
        </w:rPr>
        <w:t xml:space="preserve">8.1.1 Design Principles</w:t>
      </w:r>
    </w:p>
    <w:p w:rsidR="00000000" w:rsidDel="00000000" w:rsidP="00000000" w:rsidRDefault="00000000" w:rsidRPr="00000000" w14:paraId="000002B2">
      <w:pPr>
        <w:spacing w:after="180" w:before="180" w:line="240" w:lineRule="auto"/>
        <w:ind w:left="-630" w:firstLine="0"/>
        <w:rPr/>
      </w:pPr>
      <w:r w:rsidDel="00000000" w:rsidR="00000000" w:rsidRPr="00000000">
        <w:rPr>
          <w:rtl w:val="0"/>
        </w:rPr>
        <w:t xml:space="preserve">These principles govern every feature decision in the solution space:</w:t>
      </w:r>
    </w:p>
    <w:tbl>
      <w:tblPr>
        <w:tblStyle w:val="Table25"/>
        <w:tblW w:w="10599.0" w:type="dxa"/>
        <w:jc w:val="left"/>
        <w:tblInd w:w="-62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2295"/>
        <w:gridCol w:w="7884.000000000001"/>
        <w:tblGridChange w:id="0">
          <w:tblGrid>
            <w:gridCol w:w="420"/>
            <w:gridCol w:w="2295"/>
            <w:gridCol w:w="7884.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B3">
            <w:pPr>
              <w:spacing w:after="40" w:before="40" w:line="240" w:lineRule="auto"/>
              <w:rPr>
                <w:b w:val="1"/>
                <w:bCs w:val="1"/>
                <w:color w:val="ffffff"/>
              </w:rPr>
            </w:pPr>
            <w:r w:rsidDel="00000000" w:rsidR="00000000" w:rsidRPr="00000000">
              <w:rPr>
                <w:b w:val="1"/>
                <w:bCs w:val="1"/>
                <w:color w:val="ffffff"/>
                <w:rtl w:val="0"/>
              </w:rPr>
              <w:t xml:space="preserv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B4">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Principle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B5">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Rationale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6">
            <w:pPr>
              <w:spacing w:after="40" w:before="40"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7">
            <w:pPr>
              <w:spacing w:after="40" w:before="40" w:line="240" w:lineRule="auto"/>
              <w:rPr>
                <w:b w:val="1"/>
                <w:bCs w:val="1"/>
                <w:sz w:val="20"/>
                <w:szCs w:val="20"/>
              </w:rPr>
            </w:pPr>
            <w:r w:rsidDel="00000000" w:rsidR="00000000" w:rsidRPr="00000000">
              <w:rPr>
                <w:b w:val="1"/>
                <w:bCs w:val="1"/>
                <w:sz w:val="20"/>
                <w:szCs w:val="20"/>
                <w:rtl w:val="0"/>
              </w:rPr>
              <w:t xml:space="preserve">Rules first, AI later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8">
            <w:pPr>
              <w:spacing w:after="40" w:before="40" w:line="240" w:lineRule="auto"/>
              <w:rPr>
                <w:sz w:val="20"/>
                <w:szCs w:val="20"/>
              </w:rPr>
            </w:pPr>
            <w:r w:rsidDel="00000000" w:rsidR="00000000" w:rsidRPr="00000000">
              <w:rPr>
                <w:sz w:val="20"/>
                <w:szCs w:val="20"/>
                <w:rtl w:val="0"/>
              </w:rPr>
              <w:t xml:space="preserve">Early-stage startups cannot absorb AI inference costs. Every “intelligent” feature in MVP and V1 uses rule-based logic, templates, and event triggers - not ML. AI enters only in V2+ when revenue justifies the cost.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9">
            <w:pPr>
              <w:spacing w:after="40" w:before="40"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A">
            <w:pPr>
              <w:spacing w:after="40" w:before="40" w:line="240" w:lineRule="auto"/>
              <w:rPr>
                <w:b w:val="1"/>
                <w:bCs w:val="1"/>
                <w:sz w:val="20"/>
                <w:szCs w:val="20"/>
              </w:rPr>
            </w:pPr>
            <w:r w:rsidDel="00000000" w:rsidR="00000000" w:rsidRPr="00000000">
              <w:rPr>
                <w:b w:val="1"/>
                <w:bCs w:val="1"/>
                <w:sz w:val="20"/>
                <w:szCs w:val="20"/>
                <w:rtl w:val="0"/>
              </w:rPr>
              <w:t xml:space="preserve">Capture as a side effect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B">
            <w:pPr>
              <w:spacing w:after="40" w:before="40" w:line="240" w:lineRule="auto"/>
              <w:rPr>
                <w:sz w:val="20"/>
                <w:szCs w:val="20"/>
              </w:rPr>
            </w:pPr>
            <w:r w:rsidDel="00000000" w:rsidR="00000000" w:rsidRPr="00000000">
              <w:rPr>
                <w:sz w:val="20"/>
                <w:szCs w:val="20"/>
                <w:rtl w:val="0"/>
              </w:rPr>
              <w:t xml:space="preserve">Data should enter the CRM as a byproduct of actions the founder is already taking (sending emails, attending meetings, making calls) - never as a separate logging activity.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C">
            <w:pPr>
              <w:spacing w:after="40" w:before="40" w:lin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D">
            <w:pPr>
              <w:spacing w:after="40" w:before="40" w:line="240" w:lineRule="auto"/>
              <w:rPr>
                <w:b w:val="1"/>
                <w:bCs w:val="1"/>
                <w:sz w:val="20"/>
                <w:szCs w:val="20"/>
              </w:rPr>
            </w:pPr>
            <w:r w:rsidDel="00000000" w:rsidR="00000000" w:rsidRPr="00000000">
              <w:rPr>
                <w:b w:val="1"/>
                <w:bCs w:val="1"/>
                <w:sz w:val="20"/>
                <w:szCs w:val="20"/>
                <w:rtl w:val="0"/>
              </w:rPr>
              <w:t xml:space="preserve">Approve, don’t create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E">
            <w:pPr>
              <w:spacing w:after="40" w:before="40" w:line="240" w:lineRule="auto"/>
              <w:rPr>
                <w:sz w:val="20"/>
                <w:szCs w:val="20"/>
              </w:rPr>
            </w:pPr>
            <w:r w:rsidDel="00000000" w:rsidR="00000000" w:rsidRPr="00000000">
              <w:rPr>
                <w:sz w:val="20"/>
                <w:szCs w:val="20"/>
                <w:rtl w:val="0"/>
              </w:rPr>
              <w:t xml:space="preserve">The system drafts; the founder approves. Reviewing a pre-written follow-up takes 5 seconds. Writing one from scratch takes 5 minutes. The cognitive load difference is 60×.</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BF">
            <w:pPr>
              <w:spacing w:after="40" w:before="40" w:lin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0">
            <w:pPr>
              <w:spacing w:after="40" w:before="40" w:line="240" w:lineRule="auto"/>
              <w:rPr>
                <w:b w:val="1"/>
                <w:bCs w:val="1"/>
                <w:sz w:val="20"/>
                <w:szCs w:val="20"/>
              </w:rPr>
            </w:pPr>
            <w:r w:rsidDel="00000000" w:rsidR="00000000" w:rsidRPr="00000000">
              <w:rPr>
                <w:b w:val="1"/>
                <w:bCs w:val="1"/>
                <w:sz w:val="20"/>
                <w:szCs w:val="20"/>
                <w:rtl w:val="0"/>
              </w:rPr>
              <w:t xml:space="preserve">WhatsApp is the primary channel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1">
            <w:pPr>
              <w:spacing w:after="40" w:before="40" w:line="240" w:lineRule="auto"/>
              <w:rPr>
                <w:sz w:val="20"/>
                <w:szCs w:val="20"/>
              </w:rPr>
            </w:pPr>
            <w:r w:rsidDel="00000000" w:rsidR="00000000" w:rsidRPr="00000000">
              <w:rPr>
                <w:sz w:val="20"/>
                <w:szCs w:val="20"/>
                <w:rtl w:val="0"/>
              </w:rPr>
              <w:t xml:space="preserve">In India, WhatsApp has 98%+ open rates vs. 18–25% for email. Any CRM targeting Indian founders that doesn’t treat WhatsApp as a first-class channel is building for the wrong market.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2">
            <w:pPr>
              <w:spacing w:after="40" w:before="40" w:lin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3">
            <w:pPr>
              <w:spacing w:after="40" w:before="40" w:line="240" w:lineRule="auto"/>
              <w:rPr>
                <w:b w:val="1"/>
                <w:bCs w:val="1"/>
                <w:sz w:val="20"/>
                <w:szCs w:val="20"/>
              </w:rPr>
            </w:pPr>
            <w:r w:rsidDel="00000000" w:rsidR="00000000" w:rsidRPr="00000000">
              <w:rPr>
                <w:b w:val="1"/>
                <w:bCs w:val="1"/>
                <w:sz w:val="20"/>
                <w:szCs w:val="20"/>
                <w:rtl w:val="0"/>
              </w:rPr>
              <w:t xml:space="preserve">Three fields maximum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4">
            <w:pPr>
              <w:spacing w:after="40" w:before="40" w:line="240" w:lineRule="auto"/>
              <w:rPr>
                <w:sz w:val="20"/>
                <w:szCs w:val="20"/>
              </w:rPr>
            </w:pPr>
            <w:r w:rsidDel="00000000" w:rsidR="00000000" w:rsidRPr="00000000">
              <w:rPr>
                <w:sz w:val="20"/>
                <w:szCs w:val="20"/>
                <w:rtl w:val="0"/>
              </w:rPr>
              <w:t xml:space="preserve">No form in DealPilot requires more than 3 fields to create a record. Every additional required field reduces completion rate by ~15% (Baymard Institute data).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5">
            <w:pPr>
              <w:spacing w:after="40" w:before="40" w:lin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6">
            <w:pPr>
              <w:spacing w:after="40" w:before="40" w:line="240" w:lineRule="auto"/>
              <w:rPr>
                <w:b w:val="1"/>
                <w:bCs w:val="1"/>
                <w:sz w:val="20"/>
                <w:szCs w:val="20"/>
              </w:rPr>
            </w:pPr>
            <w:r w:rsidDel="00000000" w:rsidR="00000000" w:rsidRPr="00000000">
              <w:rPr>
                <w:b w:val="1"/>
                <w:bCs w:val="1"/>
                <w:sz w:val="20"/>
                <w:szCs w:val="20"/>
                <w:rtl w:val="0"/>
              </w:rPr>
              <w:t xml:space="preserve">Show, don’t configure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C7">
            <w:pPr>
              <w:spacing w:after="40" w:before="40" w:line="240" w:lineRule="auto"/>
              <w:rPr>
                <w:sz w:val="20"/>
                <w:szCs w:val="20"/>
              </w:rPr>
            </w:pPr>
            <w:r w:rsidDel="00000000" w:rsidR="00000000" w:rsidRPr="00000000">
              <w:rPr>
                <w:sz w:val="20"/>
                <w:szCs w:val="20"/>
                <w:rtl w:val="0"/>
              </w:rPr>
              <w:t xml:space="preserve">Ship opinionated defaults. The founder should see value on day one without configuring anything. Customization is available but never required.</w:t>
            </w:r>
          </w:p>
        </w:tc>
      </w:tr>
    </w:tbl>
    <w:p w:rsidR="00000000" w:rsidDel="00000000" w:rsidP="00000000" w:rsidRDefault="00000000" w:rsidRPr="00000000" w14:paraId="000002C8">
      <w:pPr>
        <w:pStyle w:val="Heading3"/>
        <w:spacing w:line="240" w:lineRule="auto"/>
        <w:rPr>
          <w:color w:val="2e75b6"/>
        </w:rPr>
      </w:pPr>
      <w:bookmarkStart w:colFirst="0" w:colLast="0" w:name="_tjqokvpep2oo" w:id="52"/>
      <w:bookmarkEnd w:id="52"/>
      <w:r w:rsidDel="00000000" w:rsidR="00000000" w:rsidRPr="00000000">
        <w:rPr>
          <w:rFonts w:ascii="Arial Unicode MS" w:cs="Arial Unicode MS" w:eastAsia="Arial Unicode MS" w:hAnsi="Arial Unicode MS"/>
          <w:color w:val="2e75b6"/>
          <w:rtl w:val="0"/>
        </w:rPr>
        <w:t xml:space="preserve">8.1.2 Pain Point → Solution Mapping</w:t>
      </w:r>
      <w:r w:rsidDel="00000000" w:rsidR="00000000" w:rsidRPr="00000000">
        <w:rPr>
          <w:rtl w:val="0"/>
        </w:rPr>
      </w:r>
    </w:p>
    <w:p w:rsidR="00000000" w:rsidDel="00000000" w:rsidP="00000000" w:rsidRDefault="00000000" w:rsidRPr="00000000" w14:paraId="000002C9">
      <w:pPr>
        <w:keepNext w:val="0"/>
        <w:keepLines w:val="0"/>
        <w:spacing w:after="0" w:line="240" w:lineRule="auto"/>
        <w:ind w:left="-180" w:hanging="540"/>
        <w:rPr/>
      </w:pPr>
      <w:r w:rsidDel="00000000" w:rsidR="00000000" w:rsidRPr="00000000">
        <w:rPr>
          <w:rtl w:val="0"/>
        </w:rPr>
      </w:r>
    </w:p>
    <w:p w:rsidR="00000000" w:rsidDel="00000000" w:rsidP="00000000" w:rsidRDefault="00000000" w:rsidRPr="00000000" w14:paraId="000002CA">
      <w:pPr>
        <w:keepNext w:val="0"/>
        <w:keepLines w:val="0"/>
        <w:spacing w:after="0" w:line="240" w:lineRule="auto"/>
        <w:ind w:left="-180" w:hanging="540"/>
        <w:rPr/>
      </w:pPr>
      <w:r w:rsidDel="00000000" w:rsidR="00000000" w:rsidRPr="00000000">
        <w:rPr>
          <w:rtl w:val="0"/>
        </w:rPr>
        <w:t xml:space="preserve">Every feature in DealPilot traces directly to a validated pain point from primary research:</w:t>
      </w:r>
    </w:p>
    <w:p w:rsidR="00000000" w:rsidDel="00000000" w:rsidP="00000000" w:rsidRDefault="00000000" w:rsidRPr="00000000" w14:paraId="000002CB">
      <w:pPr>
        <w:keepNext w:val="0"/>
        <w:keepLines w:val="0"/>
        <w:spacing w:after="0" w:line="240" w:lineRule="auto"/>
        <w:ind w:left="-180" w:hanging="540"/>
        <w:rPr/>
      </w:pPr>
      <w:r w:rsidDel="00000000" w:rsidR="00000000" w:rsidRPr="00000000">
        <w:rPr>
          <w:rtl w:val="0"/>
        </w:rPr>
      </w:r>
    </w:p>
    <w:tbl>
      <w:tblPr>
        <w:tblStyle w:val="Table26"/>
        <w:tblW w:w="10740.0" w:type="dxa"/>
        <w:jc w:val="left"/>
        <w:tblInd w:w="-672.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095"/>
        <w:gridCol w:w="3919.999999999999"/>
        <w:gridCol w:w="3670.000000000001"/>
        <w:tblGridChange w:id="0">
          <w:tblGrid>
            <w:gridCol w:w="2055"/>
            <w:gridCol w:w="1095"/>
            <w:gridCol w:w="3919.999999999999"/>
            <w:gridCol w:w="3670.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C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Pain Point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C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Severity</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C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Primary Feature(s)</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C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Layer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0">
            <w:pPr>
              <w:spacing w:after="40" w:before="40" w:line="240" w:lineRule="auto"/>
              <w:rPr>
                <w:sz w:val="20"/>
                <w:szCs w:val="20"/>
              </w:rPr>
            </w:pPr>
            <w:r w:rsidDel="00000000" w:rsidR="00000000" w:rsidRPr="00000000">
              <w:rPr>
                <w:sz w:val="20"/>
                <w:szCs w:val="20"/>
                <w:rtl w:val="0"/>
              </w:rPr>
              <w:t xml:space="preserve">No stage-based follow-up system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1">
            <w:pPr>
              <w:spacing w:after="40" w:before="40" w:line="240" w:lineRule="auto"/>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2">
            <w:pPr>
              <w:spacing w:after="40" w:before="40" w:line="240" w:lineRule="auto"/>
              <w:rPr>
                <w:sz w:val="20"/>
                <w:szCs w:val="20"/>
              </w:rPr>
            </w:pPr>
            <w:r w:rsidDel="00000000" w:rsidR="00000000" w:rsidRPr="00000000">
              <w:rPr>
                <w:sz w:val="20"/>
                <w:szCs w:val="20"/>
                <w:rtl w:val="0"/>
              </w:rPr>
              <w:t xml:space="preserve">Auto Stage Movement, Follow-Up Drafts, Morning Brief</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3">
            <w:pPr>
              <w:spacing w:after="40" w:before="40" w:line="240" w:lineRule="auto"/>
              <w:rPr>
                <w:sz w:val="20"/>
                <w:szCs w:val="20"/>
              </w:rPr>
            </w:pPr>
            <w:r w:rsidDel="00000000" w:rsidR="00000000" w:rsidRPr="00000000">
              <w:rPr>
                <w:sz w:val="20"/>
                <w:szCs w:val="20"/>
                <w:rtl w:val="0"/>
              </w:rPr>
              <w:t xml:space="preserve">L1 (Passive Capture), L3 (Suggested Actions), L2 (Intelligence)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4">
            <w:pPr>
              <w:spacing w:after="40" w:before="40" w:line="240" w:lineRule="auto"/>
              <w:rPr>
                <w:sz w:val="20"/>
                <w:szCs w:val="20"/>
              </w:rPr>
            </w:pPr>
            <w:r w:rsidDel="00000000" w:rsidR="00000000" w:rsidRPr="00000000">
              <w:rPr>
                <w:sz w:val="20"/>
                <w:szCs w:val="20"/>
                <w:rtl w:val="0"/>
              </w:rPr>
              <w:t xml:space="preserve">Manual data entry / ~50% compliance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5">
            <w:pPr>
              <w:spacing w:after="40" w:before="40" w:line="240" w:lineRule="auto"/>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6">
            <w:pPr>
              <w:spacing w:after="40" w:before="40" w:line="240" w:lineRule="auto"/>
              <w:rPr>
                <w:sz w:val="20"/>
                <w:szCs w:val="20"/>
              </w:rPr>
            </w:pPr>
            <w:r w:rsidDel="00000000" w:rsidR="00000000" w:rsidRPr="00000000">
              <w:rPr>
                <w:sz w:val="20"/>
                <w:szCs w:val="20"/>
                <w:rtl w:val="0"/>
              </w:rPr>
              <w:t xml:space="preserve">Passive Capture (Gmail + WhatsApp), Voice Logger, Quick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7">
            <w:pPr>
              <w:spacing w:after="40" w:before="40" w:line="240" w:lineRule="auto"/>
              <w:rPr>
                <w:sz w:val="20"/>
                <w:szCs w:val="20"/>
              </w:rPr>
            </w:pPr>
            <w:r w:rsidDel="00000000" w:rsidR="00000000" w:rsidRPr="00000000">
              <w:rPr>
                <w:sz w:val="20"/>
                <w:szCs w:val="20"/>
                <w:rtl w:val="0"/>
              </w:rPr>
              <w:t xml:space="preserve">L1 (Passive Capture),</w:t>
            </w:r>
          </w:p>
          <w:p w:rsidR="00000000" w:rsidDel="00000000" w:rsidP="00000000" w:rsidRDefault="00000000" w:rsidRPr="00000000" w14:paraId="000002D8">
            <w:pPr>
              <w:spacing w:after="40" w:before="40" w:line="240" w:lineRule="auto"/>
              <w:rPr>
                <w:sz w:val="20"/>
                <w:szCs w:val="20"/>
              </w:rPr>
            </w:pPr>
            <w:r w:rsidDel="00000000" w:rsidR="00000000" w:rsidRPr="00000000">
              <w:rPr>
                <w:sz w:val="20"/>
                <w:szCs w:val="20"/>
                <w:rtl w:val="0"/>
              </w:rPr>
              <w:t xml:space="preserve">L4(Founder Input)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9">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Tool silos (CRM ≠ WhatsApp ≠ ops)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A">
            <w:pPr>
              <w:spacing w:after="40" w:before="40" w:line="240" w:lineRule="auto"/>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B">
            <w:pPr>
              <w:spacing w:after="40" w:before="40" w:line="240" w:lineRule="auto"/>
              <w:rPr>
                <w:sz w:val="20"/>
                <w:szCs w:val="20"/>
              </w:rPr>
            </w:pPr>
            <w:r w:rsidDel="00000000" w:rsidR="00000000" w:rsidRPr="00000000">
              <w:rPr>
                <w:sz w:val="20"/>
                <w:szCs w:val="20"/>
                <w:rtl w:val="0"/>
              </w:rPr>
              <w:t xml:space="preserve">Unified Deal Timeline, Multi-Channel Sync</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C">
            <w:pPr>
              <w:spacing w:after="40" w:before="40" w:line="240" w:lineRule="auto"/>
              <w:rPr>
                <w:sz w:val="20"/>
                <w:szCs w:val="20"/>
              </w:rPr>
            </w:pPr>
            <w:r w:rsidDel="00000000" w:rsidR="00000000" w:rsidRPr="00000000">
              <w:rPr>
                <w:sz w:val="20"/>
                <w:szCs w:val="20"/>
                <w:rtl w:val="0"/>
              </w:rPr>
              <w:t xml:space="preserve">L1 (Passive Capture)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D">
            <w:pPr>
              <w:spacing w:after="40" w:before="40" w:line="240" w:lineRule="auto"/>
              <w:rPr>
                <w:sz w:val="20"/>
                <w:szCs w:val="20"/>
              </w:rPr>
            </w:pPr>
            <w:r w:rsidDel="00000000" w:rsidR="00000000" w:rsidRPr="00000000">
              <w:rPr>
                <w:sz w:val="20"/>
                <w:szCs w:val="20"/>
                <w:rtl w:val="0"/>
              </w:rPr>
              <w:t xml:space="preserve">No real-time pipeline visibility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E">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DF">
            <w:pPr>
              <w:spacing w:after="40" w:before="40" w:line="240" w:lineRule="auto"/>
              <w:rPr>
                <w:sz w:val="20"/>
                <w:szCs w:val="20"/>
              </w:rPr>
            </w:pPr>
            <w:r w:rsidDel="00000000" w:rsidR="00000000" w:rsidRPr="00000000">
              <w:rPr>
                <w:sz w:val="20"/>
                <w:szCs w:val="20"/>
                <w:rtl w:val="0"/>
              </w:rPr>
              <w:t xml:space="preserve">Auto Stages, Health Scoring, Dashboard Kanban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0">
            <w:pPr>
              <w:spacing w:after="40" w:before="40" w:line="240" w:lineRule="auto"/>
              <w:rPr>
                <w:sz w:val="20"/>
                <w:szCs w:val="20"/>
              </w:rPr>
            </w:pPr>
            <w:r w:rsidDel="00000000" w:rsidR="00000000" w:rsidRPr="00000000">
              <w:rPr>
                <w:sz w:val="20"/>
                <w:szCs w:val="20"/>
                <w:rtl w:val="0"/>
              </w:rPr>
              <w:t xml:space="preserve">L1 (Passive Capture), L2 (Intelligence), Core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1">
            <w:pPr>
              <w:spacing w:after="40" w:before="40" w:line="240" w:lineRule="auto"/>
              <w:rPr>
                <w:sz w:val="20"/>
                <w:szCs w:val="20"/>
              </w:rPr>
            </w:pPr>
            <w:r w:rsidDel="00000000" w:rsidR="00000000" w:rsidRPr="00000000">
              <w:rPr>
                <w:sz w:val="20"/>
                <w:szCs w:val="20"/>
                <w:rtl w:val="0"/>
              </w:rPr>
              <w:t xml:space="preserve">Mixing up promises across conversations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2">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3">
            <w:pPr>
              <w:spacing w:after="40" w:before="40" w:line="240" w:lineRule="auto"/>
              <w:rPr>
                <w:sz w:val="20"/>
                <w:szCs w:val="20"/>
              </w:rPr>
            </w:pPr>
            <w:r w:rsidDel="00000000" w:rsidR="00000000" w:rsidRPr="00000000">
              <w:rPr>
                <w:sz w:val="20"/>
                <w:szCs w:val="20"/>
                <w:rtl w:val="0"/>
              </w:rPr>
              <w:t xml:space="preserve">Unified Timeline, Pre-Call Brief, Voice Logger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4">
            <w:pPr>
              <w:spacing w:after="40" w:before="40" w:line="240" w:lineRule="auto"/>
              <w:rPr>
                <w:sz w:val="20"/>
                <w:szCs w:val="20"/>
              </w:rPr>
            </w:pPr>
            <w:r w:rsidDel="00000000" w:rsidR="00000000" w:rsidRPr="00000000">
              <w:rPr>
                <w:sz w:val="20"/>
                <w:szCs w:val="20"/>
                <w:rtl w:val="0"/>
              </w:rPr>
              <w:t xml:space="preserve">L1 (Passive Capture), L2 (Intelligence), L4(Founder Input)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5">
            <w:pPr>
              <w:spacing w:after="40" w:before="40" w:line="240" w:lineRule="auto"/>
              <w:rPr>
                <w:sz w:val="20"/>
                <w:szCs w:val="20"/>
              </w:rPr>
            </w:pPr>
            <w:r w:rsidDel="00000000" w:rsidR="00000000" w:rsidRPr="00000000">
              <w:rPr>
                <w:sz w:val="20"/>
                <w:szCs w:val="20"/>
                <w:rtl w:val="0"/>
              </w:rPr>
              <w:t xml:space="preserve">Cannot forecast revenue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6">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7">
            <w:pPr>
              <w:spacing w:after="40" w:before="40" w:line="240" w:lineRule="auto"/>
              <w:rPr>
                <w:sz w:val="20"/>
                <w:szCs w:val="20"/>
              </w:rPr>
            </w:pPr>
            <w:r w:rsidDel="00000000" w:rsidR="00000000" w:rsidRPr="00000000">
              <w:rPr>
                <w:sz w:val="20"/>
                <w:szCs w:val="20"/>
                <w:rtl w:val="0"/>
              </w:rPr>
              <w:t xml:space="preserve">Pipeline Calculator, Weighted Forecast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8">
            <w:pPr>
              <w:spacing w:after="40" w:before="40" w:line="240" w:lineRule="auto"/>
              <w:rPr>
                <w:sz w:val="20"/>
                <w:szCs w:val="20"/>
              </w:rPr>
            </w:pPr>
            <w:r w:rsidDel="00000000" w:rsidR="00000000" w:rsidRPr="00000000">
              <w:rPr>
                <w:sz w:val="20"/>
                <w:szCs w:val="20"/>
                <w:rtl w:val="0"/>
              </w:rPr>
              <w:t xml:space="preserve">L2 (Intelligence)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9">
            <w:pPr>
              <w:spacing w:after="40" w:before="40" w:line="240" w:lineRule="auto"/>
              <w:rPr>
                <w:sz w:val="20"/>
                <w:szCs w:val="20"/>
              </w:rPr>
            </w:pPr>
            <w:r w:rsidDel="00000000" w:rsidR="00000000" w:rsidRPr="00000000">
              <w:rPr>
                <w:sz w:val="20"/>
                <w:szCs w:val="20"/>
                <w:rtl w:val="0"/>
              </w:rPr>
              <w:t xml:space="preserve">CRM raised costs, didn’t raise sales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A">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B">
            <w:pPr>
              <w:spacing w:after="40" w:before="40" w:line="240" w:lineRule="auto"/>
              <w:rPr>
                <w:sz w:val="20"/>
                <w:szCs w:val="20"/>
              </w:rPr>
            </w:pPr>
            <w:r w:rsidDel="00000000" w:rsidR="00000000" w:rsidRPr="00000000">
              <w:rPr>
                <w:sz w:val="20"/>
                <w:szCs w:val="20"/>
                <w:rtl w:val="0"/>
              </w:rPr>
              <w:t xml:space="preserve">Template Follow-Ups, Action Center, Priority Ranker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C">
            <w:pPr>
              <w:spacing w:after="40" w:before="40" w:line="240" w:lineRule="auto"/>
              <w:rPr>
                <w:sz w:val="20"/>
                <w:szCs w:val="20"/>
              </w:rPr>
            </w:pPr>
            <w:r w:rsidDel="00000000" w:rsidR="00000000" w:rsidRPr="00000000">
              <w:rPr>
                <w:sz w:val="20"/>
                <w:szCs w:val="20"/>
                <w:rtl w:val="0"/>
              </w:rPr>
              <w:t xml:space="preserve">L3 (Suggested Actions), L2 (Intelligence)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D">
            <w:pPr>
              <w:spacing w:after="40" w:before="40" w:line="240" w:lineRule="auto"/>
              <w:rPr>
                <w:sz w:val="20"/>
                <w:szCs w:val="20"/>
              </w:rPr>
            </w:pPr>
            <w:r w:rsidDel="00000000" w:rsidR="00000000" w:rsidRPr="00000000">
              <w:rPr>
                <w:sz w:val="20"/>
                <w:szCs w:val="20"/>
                <w:rtl w:val="0"/>
              </w:rPr>
              <w:t xml:space="preserve">Duplicate leads across channels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E">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EF">
            <w:pPr>
              <w:spacing w:after="40" w:before="40" w:line="240" w:lineRule="auto"/>
              <w:rPr>
                <w:sz w:val="20"/>
                <w:szCs w:val="20"/>
              </w:rPr>
            </w:pPr>
            <w:r w:rsidDel="00000000" w:rsidR="00000000" w:rsidRPr="00000000">
              <w:rPr>
                <w:sz w:val="20"/>
                <w:szCs w:val="20"/>
                <w:rtl w:val="0"/>
              </w:rPr>
              <w:t xml:space="preserve">Auto-Create + Dedup, Contact Merge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F0">
            <w:pPr>
              <w:spacing w:after="40" w:before="40" w:line="240" w:lineRule="auto"/>
              <w:rPr>
                <w:sz w:val="20"/>
                <w:szCs w:val="20"/>
              </w:rPr>
            </w:pPr>
            <w:r w:rsidDel="00000000" w:rsidR="00000000" w:rsidRPr="00000000">
              <w:rPr>
                <w:sz w:val="20"/>
                <w:szCs w:val="20"/>
                <w:rtl w:val="0"/>
              </w:rPr>
              <w:t xml:space="preserve">L1 (Passive Capture)</w:t>
            </w:r>
          </w:p>
        </w:tc>
      </w:tr>
    </w:tbl>
    <w:p w:rsidR="00000000" w:rsidDel="00000000" w:rsidP="00000000" w:rsidRDefault="00000000" w:rsidRPr="00000000" w14:paraId="000002F1">
      <w:pPr>
        <w:pStyle w:val="Heading2"/>
        <w:spacing w:line="240" w:lineRule="auto"/>
        <w:rPr/>
      </w:pPr>
      <w:bookmarkStart w:colFirst="0" w:colLast="0" w:name="_4svn02gi6wc4" w:id="53"/>
      <w:bookmarkEnd w:id="53"/>
      <w:r w:rsidDel="00000000" w:rsidR="00000000" w:rsidRPr="00000000">
        <w:rPr>
          <w:rtl w:val="0"/>
        </w:rPr>
      </w:r>
    </w:p>
    <w:p w:rsidR="00000000" w:rsidDel="00000000" w:rsidP="00000000" w:rsidRDefault="00000000" w:rsidRPr="00000000" w14:paraId="000002F2">
      <w:pPr>
        <w:pStyle w:val="Heading2"/>
        <w:spacing w:line="240" w:lineRule="auto"/>
        <w:rPr/>
      </w:pPr>
      <w:bookmarkStart w:colFirst="0" w:colLast="0" w:name="_8rzjt8df32os" w:id="54"/>
      <w:bookmarkEnd w:id="54"/>
      <w:r w:rsidDel="00000000" w:rsidR="00000000" w:rsidRPr="00000000">
        <w:rPr>
          <w:rtl w:val="0"/>
        </w:rPr>
        <w:t xml:space="preserve">8.2 Primary Feature: Onboarding Data Integration</w:t>
      </w:r>
    </w:p>
    <w:p w:rsidR="00000000" w:rsidDel="00000000" w:rsidP="00000000" w:rsidRDefault="00000000" w:rsidRPr="00000000" w14:paraId="000002F3">
      <w:pPr>
        <w:pStyle w:val="Heading3"/>
        <w:spacing w:line="240" w:lineRule="auto"/>
        <w:rPr>
          <w:color w:val="2e75b6"/>
        </w:rPr>
      </w:pPr>
      <w:bookmarkStart w:colFirst="0" w:colLast="0" w:name="_bbanzcnksnst" w:id="55"/>
      <w:bookmarkEnd w:id="55"/>
      <w:r w:rsidDel="00000000" w:rsidR="00000000" w:rsidRPr="00000000">
        <w:rPr>
          <w:color w:val="2e75b6"/>
          <w:rtl w:val="0"/>
        </w:rPr>
        <w:t xml:space="preserve">8.2.1 Purpose</w:t>
      </w:r>
    </w:p>
    <w:p w:rsidR="00000000" w:rsidDel="00000000" w:rsidP="00000000" w:rsidRDefault="00000000" w:rsidRPr="00000000" w14:paraId="000002F4">
      <w:pPr>
        <w:spacing w:after="180" w:before="180" w:line="240" w:lineRule="auto"/>
        <w:rPr/>
      </w:pPr>
      <w:r w:rsidDel="00000000" w:rsidR="00000000" w:rsidRPr="00000000">
        <w:rPr>
          <w:rtl w:val="0"/>
        </w:rPr>
        <w:t xml:space="preserve">The cold-start problem kills CRM adoption. A founder evaluating DealPilot has existing deals in Google Sheets, Notion, a previous CRM, or just their email inbox. If the first experience is an empty pipeline, they leave. Onboarding Data Integration ensures DealPilot is useful within the first session by populating the pipeline from where deals already live.</w:t>
      </w:r>
    </w:p>
    <w:p w:rsidR="00000000" w:rsidDel="00000000" w:rsidP="00000000" w:rsidRDefault="00000000" w:rsidRPr="00000000" w14:paraId="000002F5">
      <w:pPr>
        <w:spacing w:after="180" w:before="180" w:line="240" w:lineRule="auto"/>
        <w:rPr/>
      </w:pPr>
      <w:r w:rsidDel="00000000" w:rsidR="00000000" w:rsidRPr="00000000">
        <w:rPr>
          <w:rtl w:val="0"/>
        </w:rPr>
        <w:t xml:space="preserve">This feature directly addresses two validated pain points: </w:t>
      </w:r>
      <w:r w:rsidDel="00000000" w:rsidR="00000000" w:rsidRPr="00000000">
        <w:rPr>
          <w:b w:val="1"/>
          <w:bCs w:val="1"/>
          <w:rtl w:val="0"/>
        </w:rPr>
        <w:t xml:space="preserve">“CRM setup too intensive”</w:t>
      </w:r>
      <w:r w:rsidDel="00000000" w:rsidR="00000000" w:rsidRPr="00000000">
        <w:rPr>
          <w:rtl w:val="0"/>
        </w:rPr>
        <w:t xml:space="preserve"> (Case Study) and </w:t>
      </w:r>
      <w:r w:rsidDel="00000000" w:rsidR="00000000" w:rsidRPr="00000000">
        <w:rPr>
          <w:b w:val="1"/>
          <w:bCs w:val="1"/>
          <w:rtl w:val="0"/>
        </w:rPr>
        <w:t xml:space="preserve">“tool fragmentation across Google Sheets, Notion, and CRM”</w:t>
      </w:r>
      <w:r w:rsidDel="00000000" w:rsidR="00000000" w:rsidRPr="00000000">
        <w:rPr>
          <w:rtl w:val="0"/>
        </w:rPr>
        <w:t xml:space="preserve"> (Interview 2).</w:t>
      </w:r>
    </w:p>
    <w:p w:rsidR="00000000" w:rsidDel="00000000" w:rsidP="00000000" w:rsidRDefault="00000000" w:rsidRPr="00000000" w14:paraId="000002F6">
      <w:pPr>
        <w:pStyle w:val="Heading3"/>
        <w:spacing w:line="240" w:lineRule="auto"/>
        <w:rPr>
          <w:color w:val="2e75b6"/>
        </w:rPr>
      </w:pPr>
      <w:bookmarkStart w:colFirst="0" w:colLast="0" w:name="_7h6r9l3gm7ak" w:id="56"/>
      <w:bookmarkEnd w:id="56"/>
      <w:r w:rsidDel="00000000" w:rsidR="00000000" w:rsidRPr="00000000">
        <w:rPr>
          <w:color w:val="2e75b6"/>
          <w:rtl w:val="0"/>
        </w:rPr>
        <w:t xml:space="preserve">8.2.2 Supported Import Sources</w:t>
      </w:r>
    </w:p>
    <w:p w:rsidR="00000000" w:rsidDel="00000000" w:rsidP="00000000" w:rsidRDefault="00000000" w:rsidRPr="00000000" w14:paraId="000002F7">
      <w:pPr>
        <w:spacing w:line="240" w:lineRule="auto"/>
        <w:rPr/>
      </w:pPr>
      <w:r w:rsidDel="00000000" w:rsidR="00000000" w:rsidRPr="00000000">
        <w:rPr>
          <w:rtl w:val="0"/>
        </w:rPr>
      </w:r>
    </w:p>
    <w:p w:rsidR="00000000" w:rsidDel="00000000" w:rsidP="00000000" w:rsidRDefault="00000000" w:rsidRPr="00000000" w14:paraId="000002F8">
      <w:pPr>
        <w:spacing w:line="240" w:lineRule="auto"/>
        <w:rPr/>
      </w:pPr>
      <w:r w:rsidDel="00000000" w:rsidR="00000000" w:rsidRPr="00000000">
        <w:rPr>
          <w:rtl w:val="0"/>
        </w:rPr>
      </w:r>
    </w:p>
    <w:tbl>
      <w:tblPr>
        <w:tblStyle w:val="Table27"/>
        <w:tblW w:w="10845.0" w:type="dxa"/>
        <w:jc w:val="left"/>
        <w:tblInd w:w="-66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510"/>
        <w:gridCol w:w="4106.999999999999"/>
        <w:gridCol w:w="1098.0000000000007"/>
        <w:tblGridChange w:id="0">
          <w:tblGrid>
            <w:gridCol w:w="2130"/>
            <w:gridCol w:w="3510"/>
            <w:gridCol w:w="4106.999999999999"/>
            <w:gridCol w:w="1098.0000000000007"/>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F9">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Source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FA">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FB">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Data Extracted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2F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Priority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FD">
            <w:pPr>
              <w:spacing w:after="40" w:before="40" w:line="240" w:lineRule="auto"/>
              <w:rPr>
                <w:sz w:val="20"/>
                <w:szCs w:val="20"/>
              </w:rPr>
            </w:pPr>
            <w:r w:rsidDel="00000000" w:rsidR="00000000" w:rsidRPr="00000000">
              <w:rPr>
                <w:sz w:val="20"/>
                <w:szCs w:val="20"/>
                <w:rtl w:val="0"/>
              </w:rPr>
              <w:t xml:space="preserve">Google Sheets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FE">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OAuth connect → sheet selector → column mapping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2FF">
            <w:pPr>
              <w:spacing w:after="40" w:before="40" w:line="240" w:lineRule="auto"/>
              <w:rPr>
                <w:sz w:val="20"/>
                <w:szCs w:val="20"/>
              </w:rPr>
            </w:pPr>
            <w:r w:rsidDel="00000000" w:rsidR="00000000" w:rsidRPr="00000000">
              <w:rPr>
                <w:sz w:val="20"/>
                <w:szCs w:val="20"/>
                <w:rtl w:val="0"/>
              </w:rPr>
              <w:t xml:space="preserve">Contact name, email, phone, deal value, stage, notes, dates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0">
            <w:pPr>
              <w:spacing w:after="40" w:before="40" w:line="240" w:lineRule="auto"/>
              <w:rPr>
                <w:sz w:val="20"/>
                <w:szCs w:val="20"/>
              </w:rPr>
            </w:pPr>
            <w:r w:rsidDel="00000000" w:rsidR="00000000" w:rsidRPr="00000000">
              <w:rPr>
                <w:sz w:val="20"/>
                <w:szCs w:val="20"/>
                <w:rtl w:val="0"/>
              </w:rPr>
              <w:t xml:space="preserve">MVP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1">
            <w:pPr>
              <w:spacing w:after="40" w:before="40" w:line="240" w:lineRule="auto"/>
              <w:rPr>
                <w:sz w:val="20"/>
                <w:szCs w:val="20"/>
              </w:rPr>
            </w:pPr>
            <w:r w:rsidDel="00000000" w:rsidR="00000000" w:rsidRPr="00000000">
              <w:rPr>
                <w:sz w:val="20"/>
                <w:szCs w:val="20"/>
                <w:rtl w:val="0"/>
              </w:rPr>
              <w:t xml:space="preserve">CSV / Excel file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2">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File upload → drag-and-drop → column mapping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3">
            <w:pPr>
              <w:spacing w:after="40" w:before="40" w:line="240" w:lineRule="auto"/>
              <w:rPr>
                <w:sz w:val="20"/>
                <w:szCs w:val="20"/>
              </w:rPr>
            </w:pPr>
            <w:r w:rsidDel="00000000" w:rsidR="00000000" w:rsidRPr="00000000">
              <w:rPr>
                <w:sz w:val="20"/>
                <w:szCs w:val="20"/>
                <w:rtl w:val="0"/>
              </w:rPr>
              <w:t xml:space="preserve">Same as above - any tabular data with at least name + email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4">
            <w:pPr>
              <w:spacing w:after="40" w:before="40" w:line="240" w:lineRule="auto"/>
              <w:rPr>
                <w:sz w:val="20"/>
                <w:szCs w:val="20"/>
              </w:rPr>
            </w:pPr>
            <w:r w:rsidDel="00000000" w:rsidR="00000000" w:rsidRPr="00000000">
              <w:rPr>
                <w:sz w:val="20"/>
                <w:szCs w:val="20"/>
                <w:rtl w:val="0"/>
              </w:rPr>
              <w:t xml:space="preserve">MVP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5">
            <w:pPr>
              <w:spacing w:after="40" w:before="40" w:line="240" w:lineRule="auto"/>
              <w:rPr>
                <w:sz w:val="20"/>
                <w:szCs w:val="20"/>
              </w:rPr>
            </w:pPr>
            <w:r w:rsidDel="00000000" w:rsidR="00000000" w:rsidRPr="00000000">
              <w:rPr>
                <w:sz w:val="20"/>
                <w:szCs w:val="20"/>
                <w:rtl w:val="0"/>
              </w:rPr>
              <w:t xml:space="preserve">Gmail Inbox Scan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6">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OAuth connect → scan last 30 days → suggest contacts with frequent interaction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7">
            <w:pPr>
              <w:spacing w:after="40" w:before="40" w:line="240" w:lineRule="auto"/>
              <w:rPr>
                <w:sz w:val="20"/>
                <w:szCs w:val="20"/>
              </w:rPr>
            </w:pPr>
            <w:r w:rsidDel="00000000" w:rsidR="00000000" w:rsidRPr="00000000">
              <w:rPr>
                <w:sz w:val="20"/>
                <w:szCs w:val="20"/>
                <w:rtl w:val="0"/>
              </w:rPr>
              <w:t xml:space="preserve">Contact name, email, company (from signature), last interaction date, thread count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8">
            <w:pPr>
              <w:spacing w:after="40" w:before="40" w:line="240" w:lineRule="auto"/>
              <w:rPr>
                <w:sz w:val="20"/>
                <w:szCs w:val="20"/>
              </w:rPr>
            </w:pPr>
            <w:r w:rsidDel="00000000" w:rsidR="00000000" w:rsidRPr="00000000">
              <w:rPr>
                <w:sz w:val="20"/>
                <w:szCs w:val="20"/>
                <w:rtl w:val="0"/>
              </w:rPr>
              <w:t xml:space="preserve">MVP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9">
            <w:pPr>
              <w:spacing w:after="40" w:before="40" w:line="240" w:lineRule="auto"/>
              <w:rPr>
                <w:sz w:val="20"/>
                <w:szCs w:val="20"/>
              </w:rPr>
            </w:pPr>
            <w:r w:rsidDel="00000000" w:rsidR="00000000" w:rsidRPr="00000000">
              <w:rPr>
                <w:sz w:val="20"/>
                <w:szCs w:val="20"/>
                <w:rtl w:val="0"/>
              </w:rPr>
              <w:t xml:space="preserve">Notion Database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A">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API connect → database selector → property mapping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B">
            <w:pPr>
              <w:spacing w:after="40" w:before="40" w:line="240" w:lineRule="auto"/>
              <w:rPr>
                <w:sz w:val="20"/>
                <w:szCs w:val="20"/>
              </w:rPr>
            </w:pPr>
            <w:r w:rsidDel="00000000" w:rsidR="00000000" w:rsidRPr="00000000">
              <w:rPr>
                <w:sz w:val="20"/>
                <w:szCs w:val="20"/>
                <w:rtl w:val="0"/>
              </w:rPr>
              <w:t xml:space="preserve">Contact name, deal properties, status, dates, notes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C">
            <w:pPr>
              <w:spacing w:after="40" w:before="40" w:line="240" w:lineRule="auto"/>
              <w:rPr>
                <w:sz w:val="20"/>
                <w:szCs w:val="20"/>
              </w:rPr>
            </w:pPr>
            <w:r w:rsidDel="00000000" w:rsidR="00000000" w:rsidRPr="00000000">
              <w:rPr>
                <w:sz w:val="20"/>
                <w:szCs w:val="20"/>
                <w:rtl w:val="0"/>
              </w:rPr>
              <w:t xml:space="preserve">V1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D">
            <w:pPr>
              <w:spacing w:after="40" w:before="40" w:line="240" w:lineRule="auto"/>
              <w:rPr>
                <w:sz w:val="20"/>
                <w:szCs w:val="20"/>
              </w:rPr>
            </w:pPr>
            <w:r w:rsidDel="00000000" w:rsidR="00000000" w:rsidRPr="00000000">
              <w:rPr>
                <w:sz w:val="20"/>
                <w:szCs w:val="20"/>
                <w:rtl w:val="0"/>
              </w:rPr>
              <w:t xml:space="preserve">HubSpot / Zoho Export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E">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CSV export from source CRM → standard import 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0F">
            <w:pPr>
              <w:spacing w:after="40" w:before="40" w:line="240" w:lineRule="auto"/>
              <w:rPr>
                <w:sz w:val="20"/>
                <w:szCs w:val="20"/>
              </w:rPr>
            </w:pPr>
            <w:r w:rsidDel="00000000" w:rsidR="00000000" w:rsidRPr="00000000">
              <w:rPr>
                <w:sz w:val="20"/>
                <w:szCs w:val="20"/>
                <w:rtl w:val="0"/>
              </w:rPr>
              <w:t xml:space="preserve">Full deal records - contacts, stages, values, activity history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10">
            <w:pPr>
              <w:spacing w:after="40" w:before="40" w:line="240" w:lineRule="auto"/>
              <w:rPr>
                <w:sz w:val="20"/>
                <w:szCs w:val="20"/>
              </w:rPr>
            </w:pPr>
            <w:r w:rsidDel="00000000" w:rsidR="00000000" w:rsidRPr="00000000">
              <w:rPr>
                <w:sz w:val="20"/>
                <w:szCs w:val="20"/>
                <w:rtl w:val="0"/>
              </w:rPr>
              <w:t xml:space="preserve">V1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11">
            <w:pPr>
              <w:spacing w:after="40" w:before="40" w:line="240" w:lineRule="auto"/>
              <w:rPr>
                <w:sz w:val="20"/>
                <w:szCs w:val="20"/>
              </w:rPr>
            </w:pPr>
            <w:r w:rsidDel="00000000" w:rsidR="00000000" w:rsidRPr="00000000">
              <w:rPr>
                <w:sz w:val="20"/>
                <w:szCs w:val="20"/>
                <w:rtl w:val="0"/>
              </w:rPr>
              <w:t xml:space="preserve">WhatsApp Chat Export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12">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Chat export file (.txt) → parser → contact + message extraction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13">
            <w:pPr>
              <w:spacing w:after="40" w:before="40" w:line="240" w:lineRule="auto"/>
              <w:rPr>
                <w:sz w:val="20"/>
                <w:szCs w:val="20"/>
              </w:rPr>
            </w:pPr>
            <w:r w:rsidDel="00000000" w:rsidR="00000000" w:rsidRPr="00000000">
              <w:rPr>
                <w:sz w:val="20"/>
                <w:szCs w:val="20"/>
                <w:rtl w:val="0"/>
              </w:rPr>
              <w:t xml:space="preserve">Contact name, phone, message history, last interaction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14">
            <w:pPr>
              <w:spacing w:after="40" w:before="40" w:line="240" w:lineRule="auto"/>
              <w:rPr>
                <w:sz w:val="20"/>
                <w:szCs w:val="20"/>
              </w:rPr>
            </w:pPr>
            <w:r w:rsidDel="00000000" w:rsidR="00000000" w:rsidRPr="00000000">
              <w:rPr>
                <w:sz w:val="20"/>
                <w:szCs w:val="20"/>
                <w:rtl w:val="0"/>
              </w:rPr>
              <w:t xml:space="preserve">V2</w:t>
            </w:r>
          </w:p>
        </w:tc>
      </w:tr>
    </w:tbl>
    <w:p w:rsidR="00000000" w:rsidDel="00000000" w:rsidP="00000000" w:rsidRDefault="00000000" w:rsidRPr="00000000" w14:paraId="00000315">
      <w:pPr>
        <w:pStyle w:val="Heading3"/>
        <w:spacing w:line="240" w:lineRule="auto"/>
        <w:rPr>
          <w:color w:val="2e75b6"/>
        </w:rPr>
      </w:pPr>
      <w:bookmarkStart w:colFirst="0" w:colLast="0" w:name="_ee0jc2yeqez4" w:id="57"/>
      <w:bookmarkEnd w:id="57"/>
      <w:r w:rsidDel="00000000" w:rsidR="00000000" w:rsidRPr="00000000">
        <w:rPr>
          <w:color w:val="2e75b6"/>
          <w:rtl w:val="0"/>
        </w:rPr>
        <w:t xml:space="preserve">8.2.3 User Flow</w:t>
      </w:r>
    </w:p>
    <w:p w:rsidR="00000000" w:rsidDel="00000000" w:rsidP="00000000" w:rsidRDefault="00000000" w:rsidRPr="00000000" w14:paraId="00000316">
      <w:pPr>
        <w:spacing w:after="100" w:before="100" w:line="240" w:lineRule="auto"/>
        <w:ind w:left="0" w:right="480" w:firstLine="0"/>
        <w:rPr/>
      </w:pPr>
      <w:r w:rsidDel="00000000" w:rsidR="00000000" w:rsidRPr="00000000">
        <w:rPr>
          <w:rFonts w:ascii="Arial Unicode MS" w:cs="Arial Unicode MS" w:eastAsia="Arial Unicode MS" w:hAnsi="Arial Unicode MS"/>
          <w:b w:val="1"/>
          <w:bCs w:val="1"/>
          <w:rtl w:val="0"/>
        </w:rPr>
        <w:t xml:space="preserve">See Section 3: User Flow Diagrams → Flow 1: Onboarding Data Integration</w:t>
      </w:r>
      <w:r w:rsidDel="00000000" w:rsidR="00000000" w:rsidRPr="00000000">
        <w:rPr>
          <w:rtl w:val="0"/>
        </w:rPr>
        <w:t xml:space="preserve"> for the complete visual flow.</w:t>
      </w:r>
    </w:p>
    <w:p w:rsidR="00000000" w:rsidDel="00000000" w:rsidP="00000000" w:rsidRDefault="00000000" w:rsidRPr="00000000" w14:paraId="00000317">
      <w:pPr>
        <w:spacing w:after="180" w:before="180" w:line="240" w:lineRule="auto"/>
        <w:rPr/>
      </w:pPr>
      <w:r w:rsidDel="00000000" w:rsidR="00000000" w:rsidRPr="00000000">
        <w:rPr>
          <w:rFonts w:ascii="Arial Unicode MS" w:cs="Arial Unicode MS" w:eastAsia="Arial Unicode MS" w:hAnsi="Arial Unicode MS"/>
          <w:rtl w:val="0"/>
        </w:rPr>
        <w:t xml:space="preserve">The onboarding import follows a 5-step pipeline: Source Selection → Column Mapping (spreadsheets) or Contact Scan (Gmail) → Validation → Deduplication → Confirmation. Key design decisions:</w:t>
      </w:r>
      <w:r w:rsidDel="00000000" w:rsidR="00000000" w:rsidRPr="00000000">
        <w:rPr>
          <w:rtl w:val="0"/>
        </w:rPr>
      </w:r>
    </w:p>
    <w:p w:rsidR="00000000" w:rsidDel="00000000" w:rsidP="00000000" w:rsidRDefault="00000000" w:rsidRPr="00000000" w14:paraId="00000318">
      <w:pPr>
        <w:numPr>
          <w:ilvl w:val="0"/>
          <w:numId w:val="8"/>
        </w:numPr>
        <w:spacing w:after="0" w:before="40" w:line="240" w:lineRule="auto"/>
        <w:ind w:left="720" w:hanging="360"/>
        <w:rPr/>
      </w:pPr>
      <w:r w:rsidDel="00000000" w:rsidR="00000000" w:rsidRPr="00000000">
        <w:rPr>
          <w:b w:val="1"/>
          <w:bCs w:val="1"/>
          <w:rtl w:val="0"/>
        </w:rPr>
        <w:t xml:space="preserve">All sources are non-exclusive</w:t>
      </w:r>
      <w:r w:rsidDel="00000000" w:rsidR="00000000" w:rsidRPr="00000000">
        <w:rPr>
          <w:rtl w:val="0"/>
        </w:rPr>
        <w:t xml:space="preserve"> - the founder can import from a spreadsheet AND scan Gmail in the same session.</w:t>
      </w:r>
      <w:r w:rsidDel="00000000" w:rsidR="00000000" w:rsidRPr="00000000">
        <w:rPr>
          <w:rtl w:val="0"/>
        </w:rPr>
      </w:r>
    </w:p>
    <w:p w:rsidR="00000000" w:rsidDel="00000000" w:rsidP="00000000" w:rsidRDefault="00000000" w:rsidRPr="00000000" w14:paraId="00000319">
      <w:pPr>
        <w:numPr>
          <w:ilvl w:val="0"/>
          <w:numId w:val="8"/>
        </w:numPr>
        <w:spacing w:after="0" w:before="0" w:line="240" w:lineRule="auto"/>
        <w:ind w:left="720" w:hanging="360"/>
        <w:rPr/>
      </w:pPr>
      <w:r w:rsidDel="00000000" w:rsidR="00000000" w:rsidRPr="00000000">
        <w:rPr>
          <w:b w:val="1"/>
          <w:bCs w:val="1"/>
          <w:rtl w:val="0"/>
        </w:rPr>
        <w:t xml:space="preserve">Column mapping uses auto-detection</w:t>
      </w:r>
      <w:r w:rsidDel="00000000" w:rsidR="00000000" w:rsidRPr="00000000">
        <w:rPr>
          <w:rtl w:val="0"/>
        </w:rPr>
        <w:t xml:space="preserve"> with manual override. Headers like “Name,” “Email,” “Amount,” “Stage” are matched via keyword matching (case-insensitive). Unrecognized columns are skipped.</w:t>
      </w:r>
      <w:r w:rsidDel="00000000" w:rsidR="00000000" w:rsidRPr="00000000">
        <w:rPr>
          <w:rtl w:val="0"/>
        </w:rPr>
      </w:r>
    </w:p>
    <w:p w:rsidR="00000000" w:rsidDel="00000000" w:rsidP="00000000" w:rsidRDefault="00000000" w:rsidRPr="00000000" w14:paraId="0000031A">
      <w:pPr>
        <w:numPr>
          <w:ilvl w:val="0"/>
          <w:numId w:val="8"/>
        </w:numPr>
        <w:spacing w:after="0" w:before="0" w:line="240" w:lineRule="auto"/>
        <w:ind w:left="720" w:hanging="360"/>
        <w:rPr/>
      </w:pPr>
      <w:r w:rsidDel="00000000" w:rsidR="00000000" w:rsidRPr="00000000">
        <w:rPr>
          <w:b w:val="1"/>
          <w:bCs w:val="1"/>
          <w:rtl w:val="0"/>
        </w:rPr>
        <w:t xml:space="preserve">Stage value mapping</w:t>
      </w:r>
      <w:r w:rsidDel="00000000" w:rsidR="00000000" w:rsidRPr="00000000">
        <w:rPr>
          <w:rtl w:val="0"/>
        </w:rPr>
        <w:t xml:space="preserve"> converts source values (e.g., “Warm,” “Contacted,” “Pricing Sent”) to DealPilot stages using a keyword vocabulary table. Unrecognized values default to “New” and are flagged for review.</w:t>
      </w:r>
      <w:r w:rsidDel="00000000" w:rsidR="00000000" w:rsidRPr="00000000">
        <w:rPr>
          <w:rtl w:val="0"/>
        </w:rPr>
      </w:r>
    </w:p>
    <w:p w:rsidR="00000000" w:rsidDel="00000000" w:rsidP="00000000" w:rsidRDefault="00000000" w:rsidRPr="00000000" w14:paraId="0000031B">
      <w:pPr>
        <w:numPr>
          <w:ilvl w:val="0"/>
          <w:numId w:val="8"/>
        </w:numPr>
        <w:spacing w:after="0" w:before="0" w:line="240" w:lineRule="auto"/>
        <w:ind w:left="720" w:hanging="360"/>
        <w:rPr/>
      </w:pPr>
      <w:r w:rsidDel="00000000" w:rsidR="00000000" w:rsidRPr="00000000">
        <w:rPr>
          <w:b w:val="1"/>
          <w:bCs w:val="1"/>
          <w:rtl w:val="0"/>
        </w:rPr>
        <w:t xml:space="preserve">Gmail scan filters</w:t>
      </w:r>
      <w:r w:rsidDel="00000000" w:rsidR="00000000" w:rsidRPr="00000000">
        <w:rPr>
          <w:rtl w:val="0"/>
        </w:rPr>
        <w:t xml:space="preserve"> exclude: internal domain emails, newsletters (unsubscribe header), automated/no-reply senders, and threads with fewer than 2 messages. Remaining contacts are ranked by thread count × recency × reply rate.</w:t>
      </w:r>
      <w:r w:rsidDel="00000000" w:rsidR="00000000" w:rsidRPr="00000000">
        <w:rPr>
          <w:rtl w:val="0"/>
        </w:rPr>
      </w:r>
    </w:p>
    <w:p w:rsidR="00000000" w:rsidDel="00000000" w:rsidP="00000000" w:rsidRDefault="00000000" w:rsidRPr="00000000" w14:paraId="0000031C">
      <w:pPr>
        <w:numPr>
          <w:ilvl w:val="0"/>
          <w:numId w:val="8"/>
        </w:numPr>
        <w:spacing w:after="40" w:before="0" w:line="240" w:lineRule="auto"/>
        <w:ind w:left="720" w:hanging="360"/>
        <w:rPr/>
      </w:pPr>
      <w:r w:rsidDel="00000000" w:rsidR="00000000" w:rsidRPr="00000000">
        <w:rPr>
          <w:b w:val="1"/>
          <w:bCs w:val="1"/>
          <w:rtl w:val="0"/>
        </w:rPr>
        <w:t xml:space="preserve">Deduplication</w:t>
      </w:r>
      <w:r w:rsidDel="00000000" w:rsidR="00000000" w:rsidRPr="00000000">
        <w:rPr>
          <w:rFonts w:ascii="Arial Unicode MS" w:cs="Arial Unicode MS" w:eastAsia="Arial Unicode MS" w:hAnsi="Arial Unicode MS"/>
          <w:rtl w:val="0"/>
        </w:rPr>
        <w:t xml:space="preserve"> runs before record creation: exact email/phone → auto-merge; fuzzy name + same company → flag for founder decision; no match → create new record.</w:t>
      </w:r>
      <w:r w:rsidDel="00000000" w:rsidR="00000000" w:rsidRPr="00000000">
        <w:rPr>
          <w:rtl w:val="0"/>
        </w:rPr>
      </w:r>
    </w:p>
    <w:p w:rsidR="00000000" w:rsidDel="00000000" w:rsidP="00000000" w:rsidRDefault="00000000" w:rsidRPr="00000000" w14:paraId="0000031D">
      <w:pPr>
        <w:pStyle w:val="Heading3"/>
        <w:spacing w:line="240" w:lineRule="auto"/>
        <w:rPr/>
      </w:pPr>
      <w:bookmarkStart w:colFirst="0" w:colLast="0" w:name="_2z2zsrayg3rs" w:id="58"/>
      <w:bookmarkEnd w:id="58"/>
      <w:r w:rsidDel="00000000" w:rsidR="00000000" w:rsidRPr="00000000">
        <w:rPr>
          <w:rtl w:val="0"/>
        </w:rPr>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pStyle w:val="Heading3"/>
        <w:spacing w:line="240" w:lineRule="auto"/>
        <w:rPr>
          <w:color w:val="2e75b6"/>
        </w:rPr>
      </w:pPr>
      <w:bookmarkStart w:colFirst="0" w:colLast="0" w:name="_iby6tkxju0hp" w:id="59"/>
      <w:bookmarkEnd w:id="59"/>
      <w:commentRangeStart w:id="3"/>
      <w:r w:rsidDel="00000000" w:rsidR="00000000" w:rsidRPr="00000000">
        <w:rPr>
          <w:color w:val="2e75b6"/>
          <w:rtl w:val="0"/>
        </w:rPr>
        <w:t xml:space="preserve">8.2.4 Edge Cases</w:t>
      </w:r>
      <w:commentRangeEnd w:id="3"/>
      <w:r w:rsidDel="00000000" w:rsidR="00000000" w:rsidRPr="00000000">
        <w:commentReference w:id="3"/>
      </w:r>
      <w:r w:rsidDel="00000000" w:rsidR="00000000" w:rsidRPr="00000000">
        <w:rPr>
          <w:rtl w:val="0"/>
        </w:rPr>
      </w:r>
    </w:p>
    <w:tbl>
      <w:tblPr>
        <w:tblStyle w:val="Table28"/>
        <w:tblW w:w="9960.0" w:type="dxa"/>
        <w:jc w:val="left"/>
        <w:tblInd w:w="-60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7035"/>
        <w:tblGridChange w:id="0">
          <w:tblGrid>
            <w:gridCol w:w="2925"/>
            <w:gridCol w:w="703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20">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Edge Case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21">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System Behavior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2">
            <w:pPr>
              <w:spacing w:after="40" w:before="40" w:line="240" w:lineRule="auto"/>
              <w:rPr>
                <w:sz w:val="20"/>
                <w:szCs w:val="20"/>
              </w:rPr>
            </w:pPr>
            <w:r w:rsidDel="00000000" w:rsidR="00000000" w:rsidRPr="00000000">
              <w:rPr>
                <w:sz w:val="20"/>
                <w:szCs w:val="20"/>
                <w:rtl w:val="0"/>
              </w:rPr>
              <w:t xml:space="preserve">Spreadsheet has no header row</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3">
            <w:pPr>
              <w:spacing w:after="40" w:before="40" w:line="240" w:lineRule="auto"/>
              <w:rPr>
                <w:sz w:val="20"/>
                <w:szCs w:val="20"/>
              </w:rPr>
            </w:pPr>
            <w:r w:rsidDel="00000000" w:rsidR="00000000" w:rsidRPr="00000000">
              <w:rPr>
                <w:sz w:val="20"/>
                <w:szCs w:val="20"/>
                <w:rtl w:val="0"/>
              </w:rPr>
              <w:t xml:space="preserve">Prompt: “We couldn’t detect column headers. Is the first row data or headers?” with toggle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4">
            <w:pPr>
              <w:spacing w:after="40" w:before="40" w:line="240" w:lineRule="auto"/>
              <w:rPr>
                <w:sz w:val="20"/>
                <w:szCs w:val="20"/>
              </w:rPr>
            </w:pPr>
            <w:r w:rsidDel="00000000" w:rsidR="00000000" w:rsidRPr="00000000">
              <w:rPr>
                <w:sz w:val="20"/>
                <w:szCs w:val="20"/>
                <w:rtl w:val="0"/>
              </w:rPr>
              <w:t xml:space="preserve">Spreadsheet has &gt;500 rows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5">
            <w:pPr>
              <w:spacing w:after="40" w:before="40" w:line="240" w:lineRule="auto"/>
              <w:rPr>
                <w:sz w:val="20"/>
                <w:szCs w:val="20"/>
              </w:rPr>
            </w:pPr>
            <w:r w:rsidDel="00000000" w:rsidR="00000000" w:rsidRPr="00000000">
              <w:rPr>
                <w:sz w:val="20"/>
                <w:szCs w:val="20"/>
                <w:rtl w:val="0"/>
              </w:rPr>
              <w:t xml:space="preserve">Import in batches of 100. Show progress bar. Background process after first 100.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6">
            <w:pPr>
              <w:spacing w:after="40" w:before="40" w:line="240" w:lineRule="auto"/>
              <w:rPr>
                <w:sz w:val="20"/>
                <w:szCs w:val="20"/>
              </w:rPr>
            </w:pPr>
            <w:r w:rsidDel="00000000" w:rsidR="00000000" w:rsidRPr="00000000">
              <w:rPr>
                <w:sz w:val="20"/>
                <w:szCs w:val="20"/>
                <w:rtl w:val="0"/>
              </w:rPr>
              <w:t xml:space="preserve">Gmail scan finds 0 deal-like contacts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7">
            <w:pPr>
              <w:spacing w:after="40" w:before="40" w:line="240" w:lineRule="auto"/>
              <w:rPr>
                <w:sz w:val="20"/>
                <w:szCs w:val="20"/>
              </w:rPr>
            </w:pPr>
            <w:r w:rsidDel="00000000" w:rsidR="00000000" w:rsidRPr="00000000">
              <w:rPr>
                <w:sz w:val="20"/>
                <w:szCs w:val="20"/>
                <w:rtl w:val="0"/>
              </w:rPr>
              <w:t xml:space="preserve">Show: “No active deal conversations found in the last 30 days. You can adjust the scan period or import from a spreadsheet instead.”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8">
            <w:pPr>
              <w:spacing w:after="40" w:before="40" w:line="240" w:lineRule="auto"/>
              <w:rPr>
                <w:sz w:val="20"/>
                <w:szCs w:val="20"/>
              </w:rPr>
            </w:pPr>
            <w:r w:rsidDel="00000000" w:rsidR="00000000" w:rsidRPr="00000000">
              <w:rPr>
                <w:sz w:val="20"/>
                <w:szCs w:val="20"/>
                <w:rtl w:val="0"/>
              </w:rPr>
              <w:t xml:space="preserve">Deal value in non-INR currency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9">
            <w:pPr>
              <w:spacing w:after="40" w:before="40" w:line="240" w:lineRule="auto"/>
              <w:rPr>
                <w:sz w:val="20"/>
                <w:szCs w:val="20"/>
              </w:rPr>
            </w:pPr>
            <w:r w:rsidDel="00000000" w:rsidR="00000000" w:rsidRPr="00000000">
              <w:rPr>
                <w:sz w:val="20"/>
                <w:szCs w:val="20"/>
                <w:rtl w:val="0"/>
              </w:rPr>
              <w:t xml:space="preserve">Auto-detect currency symbol. Convert to INR using current exchange rate with a note: “Converted from USD at ₹83.2”</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A">
            <w:pPr>
              <w:spacing w:after="40" w:before="40" w:line="240" w:lineRule="auto"/>
              <w:rPr>
                <w:sz w:val="20"/>
                <w:szCs w:val="20"/>
              </w:rPr>
            </w:pPr>
            <w:r w:rsidDel="00000000" w:rsidR="00000000" w:rsidRPr="00000000">
              <w:rPr>
                <w:sz w:val="20"/>
                <w:szCs w:val="20"/>
                <w:rtl w:val="0"/>
              </w:rPr>
              <w:t xml:space="preserve">Google Sheets file has multiple tabs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B">
            <w:pPr>
              <w:spacing w:after="40" w:before="40" w:line="240" w:lineRule="auto"/>
              <w:rPr>
                <w:sz w:val="20"/>
                <w:szCs w:val="20"/>
              </w:rPr>
            </w:pPr>
            <w:r w:rsidDel="00000000" w:rsidR="00000000" w:rsidRPr="00000000">
              <w:rPr>
                <w:sz w:val="20"/>
                <w:szCs w:val="20"/>
                <w:rtl w:val="0"/>
              </w:rPr>
              <w:t xml:space="preserve">Show tab selector: “Which sheet contains your deals?” with preview of first 3 rows per tab</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C">
            <w:pPr>
              <w:spacing w:after="40" w:before="40" w:line="240" w:lineRule="auto"/>
              <w:rPr>
                <w:sz w:val="20"/>
                <w:szCs w:val="20"/>
              </w:rPr>
            </w:pPr>
            <w:r w:rsidDel="00000000" w:rsidR="00000000" w:rsidRPr="00000000">
              <w:rPr>
                <w:sz w:val="20"/>
                <w:szCs w:val="20"/>
                <w:rtl w:val="0"/>
              </w:rPr>
              <w:t xml:space="preserve">Notion database has relation fields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2D">
            <w:pPr>
              <w:spacing w:after="40" w:before="40" w:line="240" w:lineRule="auto"/>
              <w:rPr>
                <w:sz w:val="20"/>
                <w:szCs w:val="20"/>
              </w:rPr>
            </w:pPr>
            <w:r w:rsidDel="00000000" w:rsidR="00000000" w:rsidRPr="00000000">
              <w:rPr>
                <w:sz w:val="20"/>
                <w:szCs w:val="20"/>
                <w:rtl w:val="0"/>
              </w:rPr>
              <w:t xml:space="preserve">Flatten relations to text values. Nested databases are not supported in V1.</w:t>
            </w:r>
          </w:p>
        </w:tc>
      </w:tr>
    </w:tbl>
    <w:p w:rsidR="00000000" w:rsidDel="00000000" w:rsidP="00000000" w:rsidRDefault="00000000" w:rsidRPr="00000000" w14:paraId="0000032E">
      <w:pPr>
        <w:pStyle w:val="Heading2"/>
        <w:spacing w:line="240" w:lineRule="auto"/>
        <w:rPr/>
      </w:pPr>
      <w:bookmarkStart w:colFirst="0" w:colLast="0" w:name="_qzo9rtksy0sv" w:id="60"/>
      <w:bookmarkEnd w:id="60"/>
      <w:r w:rsidDel="00000000" w:rsidR="00000000" w:rsidRPr="00000000">
        <w:rPr>
          <w:rtl w:val="0"/>
        </w:rPr>
      </w:r>
    </w:p>
    <w:p w:rsidR="00000000" w:rsidDel="00000000" w:rsidP="00000000" w:rsidRDefault="00000000" w:rsidRPr="00000000" w14:paraId="0000032F">
      <w:pPr>
        <w:pStyle w:val="Heading2"/>
        <w:spacing w:line="240" w:lineRule="auto"/>
        <w:rPr/>
      </w:pPr>
      <w:bookmarkStart w:colFirst="0" w:colLast="0" w:name="_pzlzneizg1oh" w:id="61"/>
      <w:bookmarkEnd w:id="61"/>
      <w:r w:rsidDel="00000000" w:rsidR="00000000" w:rsidRPr="00000000">
        <w:rPr>
          <w:rtl w:val="0"/>
        </w:rPr>
        <w:t xml:space="preserve">8.3 User Flow Diagrams</w:t>
      </w:r>
    </w:p>
    <w:p w:rsidR="00000000" w:rsidDel="00000000" w:rsidP="00000000" w:rsidRDefault="00000000" w:rsidRPr="00000000" w14:paraId="00000330">
      <w:pPr>
        <w:spacing w:after="180" w:before="180" w:line="240" w:lineRule="auto"/>
        <w:rPr/>
      </w:pPr>
      <w:r w:rsidDel="00000000" w:rsidR="00000000" w:rsidRPr="00000000">
        <w:rPr>
          <w:rtl w:val="0"/>
        </w:rPr>
        <w:t xml:space="preserve">This section consolidates the user flows for all four primary features. Each flow is presented as a flowchart diagram showing decision points, system actions, and founder interactions. The accompanying Mermaid source files can be rendered at mermaid.live or any Mermaid-compatible viewer.</w:t>
      </w:r>
    </w:p>
    <w:p w:rsidR="00000000" w:rsidDel="00000000" w:rsidP="00000000" w:rsidRDefault="00000000" w:rsidRPr="00000000" w14:paraId="00000331">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Flow 1: Onboarding Data Integration</w:t>
      </w:r>
    </w:p>
    <w:p w:rsidR="00000000" w:rsidDel="00000000" w:rsidP="00000000" w:rsidRDefault="00000000" w:rsidRPr="00000000" w14:paraId="00000332">
      <w:pPr>
        <w:spacing w:after="180" w:before="180" w:line="240" w:lineRule="auto"/>
        <w:rPr/>
      </w:pPr>
      <w:r w:rsidDel="00000000" w:rsidR="00000000" w:rsidRPr="00000000">
        <w:rPr>
          <w:b w:val="1"/>
          <w:bCs w:val="1"/>
          <w:rtl w:val="0"/>
        </w:rPr>
        <w:t xml:space="preserve">Scope:</w:t>
      </w:r>
      <w:r w:rsidDel="00000000" w:rsidR="00000000" w:rsidRPr="00000000">
        <w:rPr>
          <w:rtl w:val="0"/>
        </w:rPr>
        <w:t xml:space="preserve"> From import source selection through deduplication to a populated pipeline.</w:t>
      </w:r>
    </w:p>
    <w:p w:rsidR="00000000" w:rsidDel="00000000" w:rsidP="00000000" w:rsidRDefault="00000000" w:rsidRPr="00000000" w14:paraId="00000333">
      <w:pPr>
        <w:spacing w:after="180" w:before="180" w:line="240" w:lineRule="auto"/>
        <w:rPr/>
      </w:pPr>
      <w:r w:rsidDel="00000000" w:rsidR="00000000" w:rsidRPr="00000000">
        <w:rPr>
          <w:b w:val="1"/>
          <w:bCs w:val="1"/>
          <w:rtl w:val="0"/>
        </w:rPr>
        <w:t xml:space="preserve">Key decision points:</w:t>
      </w:r>
      <w:r w:rsidDel="00000000" w:rsidR="00000000" w:rsidRPr="00000000">
        <w:rPr>
          <w:rtl w:val="0"/>
        </w:rPr>
        <w:t xml:space="preserve"> Source type (spreadsheet vs. Gmail scan vs. skip), column mapping validation, duplicate resolution (auto-merge vs. flag vs. create new).</w:t>
      </w:r>
    </w:p>
    <w:p w:rsidR="00000000" w:rsidDel="00000000" w:rsidP="00000000" w:rsidRDefault="00000000" w:rsidRPr="00000000" w14:paraId="00000334">
      <w:pPr>
        <w:spacing w:after="180" w:before="180" w:line="240" w:lineRule="auto"/>
        <w:rPr>
          <w:i w:val="1"/>
          <w:iCs w:val="1"/>
        </w:rPr>
      </w:pPr>
      <w:r w:rsidDel="00000000" w:rsidR="00000000" w:rsidRPr="00000000">
        <w:rPr>
          <w:i w:val="1"/>
          <w:iCs w:val="1"/>
          <w:rtl w:val="0"/>
        </w:rPr>
        <w:t xml:space="preserve">Flow Diagram- </w:t>
      </w:r>
      <w:hyperlink r:id="rId49">
        <w:r w:rsidDel="00000000" w:rsidR="00000000" w:rsidRPr="00000000">
          <w:rPr>
            <w:i w:val="1"/>
            <w:iCs w:val="1"/>
            <w:color w:val="0000ee"/>
            <w:u w:val="single"/>
            <w:rtl w:val="0"/>
          </w:rPr>
          <w:t xml:space="preserve">FlowDiagram1.png</w:t>
        </w:r>
      </w:hyperlink>
      <w:r w:rsidDel="00000000" w:rsidR="00000000" w:rsidRPr="00000000">
        <w:rPr>
          <w:rtl w:val="0"/>
        </w:rPr>
      </w:r>
    </w:p>
    <w:p w:rsidR="00000000" w:rsidDel="00000000" w:rsidP="00000000" w:rsidRDefault="00000000" w:rsidRPr="00000000" w14:paraId="00000335">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Flow 2: Rules-Based Auto Stage Movement</w:t>
      </w:r>
    </w:p>
    <w:p w:rsidR="00000000" w:rsidDel="00000000" w:rsidP="00000000" w:rsidRDefault="00000000" w:rsidRPr="00000000" w14:paraId="00000336">
      <w:pPr>
        <w:spacing w:after="180" w:before="180" w:line="240" w:lineRule="auto"/>
        <w:rPr/>
      </w:pPr>
      <w:r w:rsidDel="00000000" w:rsidR="00000000" w:rsidRPr="00000000">
        <w:rPr>
          <w:b w:val="1"/>
          <w:bCs w:val="1"/>
          <w:rtl w:val="0"/>
        </w:rPr>
        <w:t xml:space="preserve">Scope:</w:t>
      </w:r>
      <w:r w:rsidDel="00000000" w:rsidR="00000000" w:rsidRPr="00000000">
        <w:rPr>
          <w:rtl w:val="0"/>
        </w:rPr>
        <w:t xml:space="preserve"> From activity event detection through rule evaluation to stage transition with undo capability.</w:t>
      </w:r>
    </w:p>
    <w:p w:rsidR="00000000" w:rsidDel="00000000" w:rsidP="00000000" w:rsidRDefault="00000000" w:rsidRPr="00000000" w14:paraId="00000337">
      <w:pPr>
        <w:spacing w:after="180" w:before="180" w:line="240" w:lineRule="auto"/>
        <w:rPr/>
      </w:pPr>
      <w:r w:rsidDel="00000000" w:rsidR="00000000" w:rsidRPr="00000000">
        <w:rPr>
          <w:b w:val="1"/>
          <w:bCs w:val="1"/>
          <w:rtl w:val="0"/>
        </w:rPr>
        <w:t xml:space="preserve">Key decision points:</w:t>
      </w:r>
      <w:r w:rsidDel="00000000" w:rsidR="00000000" w:rsidRPr="00000000">
        <w:rPr>
          <w:rFonts w:ascii="Arial Unicode MS" w:cs="Arial Unicode MS" w:eastAsia="Arial Unicode MS" w:hAnsi="Arial Unicode MS"/>
          <w:rtl w:val="0"/>
        </w:rPr>
        <w:t xml:space="preserve"> Contact found?, Active deals exist?, Manual override active?, Cooldown check, Rule confidence level (High → auto-execute, Medium → ask founder), Founder undo within 1 hour.</w:t>
      </w:r>
      <w:r w:rsidDel="00000000" w:rsidR="00000000" w:rsidRPr="00000000">
        <w:rPr>
          <w:rtl w:val="0"/>
        </w:rPr>
      </w:r>
    </w:p>
    <w:p w:rsidR="00000000" w:rsidDel="00000000" w:rsidP="00000000" w:rsidRDefault="00000000" w:rsidRPr="00000000" w14:paraId="00000338">
      <w:pPr>
        <w:spacing w:after="180" w:before="180" w:line="240" w:lineRule="auto"/>
        <w:rPr>
          <w:i w:val="1"/>
          <w:iCs w:val="1"/>
        </w:rPr>
      </w:pPr>
      <w:r w:rsidDel="00000000" w:rsidR="00000000" w:rsidRPr="00000000">
        <w:rPr>
          <w:i w:val="1"/>
          <w:iCs w:val="1"/>
          <w:rtl w:val="0"/>
        </w:rPr>
        <w:t xml:space="preserve">Flow Diagram - </w:t>
      </w:r>
      <w:hyperlink r:id="rId50">
        <w:r w:rsidDel="00000000" w:rsidR="00000000" w:rsidRPr="00000000">
          <w:rPr>
            <w:i w:val="1"/>
            <w:iCs w:val="1"/>
            <w:color w:val="0000ee"/>
            <w:u w:val="single"/>
            <w:rtl w:val="0"/>
          </w:rPr>
          <w:t xml:space="preserve">FlowDiagram2.png</w:t>
        </w:r>
      </w:hyperlink>
      <w:r w:rsidDel="00000000" w:rsidR="00000000" w:rsidRPr="00000000">
        <w:rPr>
          <w:rtl w:val="0"/>
        </w:rPr>
      </w:r>
    </w:p>
    <w:p w:rsidR="00000000" w:rsidDel="00000000" w:rsidP="00000000" w:rsidRDefault="00000000" w:rsidRPr="00000000" w14:paraId="00000339">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Flow 3: Voice-Note-to-CRM</w:t>
      </w:r>
    </w:p>
    <w:p w:rsidR="00000000" w:rsidDel="00000000" w:rsidP="00000000" w:rsidRDefault="00000000" w:rsidRPr="00000000" w14:paraId="0000033A">
      <w:pPr>
        <w:spacing w:after="180" w:before="180" w:line="240" w:lineRule="auto"/>
        <w:rPr/>
      </w:pPr>
      <w:r w:rsidDel="00000000" w:rsidR="00000000" w:rsidRPr="00000000">
        <w:rPr>
          <w:b w:val="1"/>
          <w:bCs w:val="1"/>
          <w:rtl w:val="0"/>
        </w:rPr>
        <w:t xml:space="preserve">Scope:</w:t>
      </w:r>
      <w:r w:rsidDel="00000000" w:rsidR="00000000" w:rsidRPr="00000000">
        <w:rPr>
          <w:rtl w:val="0"/>
        </w:rPr>
        <w:t xml:space="preserve"> From trigger (3 entry points) through recording, transcription, field extraction, review, to CRM update.</w:t>
      </w:r>
    </w:p>
    <w:p w:rsidR="00000000" w:rsidDel="00000000" w:rsidP="00000000" w:rsidRDefault="00000000" w:rsidRPr="00000000" w14:paraId="0000033B">
      <w:pPr>
        <w:spacing w:after="180" w:before="180" w:line="240" w:lineRule="auto"/>
        <w:rPr/>
      </w:pPr>
      <w:r w:rsidDel="00000000" w:rsidR="00000000" w:rsidRPr="00000000">
        <w:rPr>
          <w:b w:val="1"/>
          <w:bCs w:val="1"/>
          <w:rtl w:val="0"/>
        </w:rPr>
        <w:t xml:space="preserve">Key decision points:</w:t>
      </w:r>
      <w:r w:rsidDel="00000000" w:rsidR="00000000" w:rsidRPr="00000000">
        <w:rPr>
          <w:rFonts w:ascii="Arial Unicode MS" w:cs="Arial Unicode MS" w:eastAsia="Arial Unicode MS" w:hAnsi="Arial Unicode MS"/>
          <w:rtl w:val="0"/>
        </w:rPr>
        <w:t xml:space="preserve"> Trigger source (FAB / Deal Detail / Post-call prompt), Transcript quality (valid vs. inaudible), Field confidence (all high → clean review, some uncertain → flagged review), Save or discard.</w:t>
      </w:r>
      <w:r w:rsidDel="00000000" w:rsidR="00000000" w:rsidRPr="00000000">
        <w:rPr>
          <w:rtl w:val="0"/>
        </w:rPr>
      </w:r>
    </w:p>
    <w:p w:rsidR="00000000" w:rsidDel="00000000" w:rsidP="00000000" w:rsidRDefault="00000000" w:rsidRPr="00000000" w14:paraId="0000033C">
      <w:pPr>
        <w:spacing w:after="180" w:before="180" w:line="240" w:lineRule="auto"/>
        <w:rPr>
          <w:i w:val="1"/>
          <w:iCs w:val="1"/>
        </w:rPr>
      </w:pPr>
      <w:r w:rsidDel="00000000" w:rsidR="00000000" w:rsidRPr="00000000">
        <w:rPr>
          <w:i w:val="1"/>
          <w:iCs w:val="1"/>
          <w:rtl w:val="0"/>
        </w:rPr>
        <w:t xml:space="preserve">Flow Diagram - </w:t>
      </w:r>
      <w:hyperlink r:id="rId51">
        <w:r w:rsidDel="00000000" w:rsidR="00000000" w:rsidRPr="00000000">
          <w:rPr>
            <w:i w:val="1"/>
            <w:iCs w:val="1"/>
            <w:color w:val="0000ee"/>
            <w:u w:val="single"/>
            <w:rtl w:val="0"/>
          </w:rPr>
          <w:t xml:space="preserve">FlowDiagram3.png</w:t>
        </w:r>
      </w:hyperlink>
      <w:r w:rsidDel="00000000" w:rsidR="00000000" w:rsidRPr="00000000">
        <w:rPr>
          <w:rtl w:val="0"/>
        </w:rPr>
      </w:r>
    </w:p>
    <w:p w:rsidR="00000000" w:rsidDel="00000000" w:rsidP="00000000" w:rsidRDefault="00000000" w:rsidRPr="00000000" w14:paraId="0000033D">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Flow 4: Unified Deal Timeline Capture</w:t>
      </w:r>
    </w:p>
    <w:p w:rsidR="00000000" w:rsidDel="00000000" w:rsidP="00000000" w:rsidRDefault="00000000" w:rsidRPr="00000000" w14:paraId="0000033E">
      <w:pPr>
        <w:spacing w:after="180" w:before="180" w:line="240" w:lineRule="auto"/>
        <w:rPr/>
      </w:pPr>
      <w:r w:rsidDel="00000000" w:rsidR="00000000" w:rsidRPr="00000000">
        <w:rPr>
          <w:b w:val="1"/>
          <w:bCs w:val="1"/>
          <w:rtl w:val="0"/>
        </w:rPr>
        <w:t xml:space="preserve">Scope:</w:t>
      </w:r>
      <w:r w:rsidDel="00000000" w:rsidR="00000000" w:rsidRPr="00000000">
        <w:rPr>
          <w:rtl w:val="0"/>
        </w:rPr>
        <w:t xml:space="preserve"> From multi-channel event ingestion through contact/deal matching, activity record creation, encryption, cross-channel threading, to timeline rendering.</w:t>
      </w:r>
    </w:p>
    <w:p w:rsidR="00000000" w:rsidDel="00000000" w:rsidP="00000000" w:rsidRDefault="00000000" w:rsidRPr="00000000" w14:paraId="0000033F">
      <w:pPr>
        <w:spacing w:after="180" w:before="180" w:line="240" w:lineRule="auto"/>
        <w:rPr/>
      </w:pPr>
      <w:r w:rsidDel="00000000" w:rsidR="00000000" w:rsidRPr="00000000">
        <w:rPr>
          <w:b w:val="1"/>
          <w:bCs w:val="1"/>
          <w:rtl w:val="0"/>
        </w:rPr>
        <w:t xml:space="preserve">Key decision points:</w:t>
      </w:r>
      <w:r w:rsidDel="00000000" w:rsidR="00000000" w:rsidRPr="00000000">
        <w:rPr>
          <w:rFonts w:ascii="Arial Unicode MS" w:cs="Arial Unicode MS" w:eastAsia="Arial Unicode MS" w:hAnsi="Arial Unicode MS"/>
          <w:rtl w:val="0"/>
        </w:rPr>
        <w:t xml:space="preserve"> Contact match (found / auto-create / discard), Deal match (single / multiple / none), Cross-channel threading (same contact + &lt;24hr gap → linked cluster vs. standalone entry).</w:t>
      </w:r>
      <w:r w:rsidDel="00000000" w:rsidR="00000000" w:rsidRPr="00000000">
        <w:rPr>
          <w:rtl w:val="0"/>
        </w:rPr>
      </w:r>
    </w:p>
    <w:p w:rsidR="00000000" w:rsidDel="00000000" w:rsidP="00000000" w:rsidRDefault="00000000" w:rsidRPr="00000000" w14:paraId="00000340">
      <w:pPr>
        <w:spacing w:after="180" w:before="180" w:line="240" w:lineRule="auto"/>
        <w:rPr>
          <w:i w:val="1"/>
          <w:iCs w:val="1"/>
        </w:rPr>
      </w:pPr>
      <w:r w:rsidDel="00000000" w:rsidR="00000000" w:rsidRPr="00000000">
        <w:rPr>
          <w:i w:val="1"/>
          <w:iCs w:val="1"/>
          <w:rtl w:val="0"/>
        </w:rPr>
        <w:t xml:space="preserve">Flow Diagram - </w:t>
      </w:r>
      <w:hyperlink r:id="rId52">
        <w:r w:rsidDel="00000000" w:rsidR="00000000" w:rsidRPr="00000000">
          <w:rPr>
            <w:i w:val="1"/>
            <w:iCs w:val="1"/>
            <w:color w:val="0000ee"/>
            <w:u w:val="single"/>
            <w:rtl w:val="0"/>
          </w:rPr>
          <w:t xml:space="preserve">FlowDiagram4.png</w:t>
        </w:r>
      </w:hyperlink>
      <w:r w:rsidDel="00000000" w:rsidR="00000000" w:rsidRPr="00000000">
        <w:rPr>
          <w:rtl w:val="0"/>
        </w:rPr>
      </w:r>
    </w:p>
    <w:p w:rsidR="00000000" w:rsidDel="00000000" w:rsidP="00000000" w:rsidRDefault="00000000" w:rsidRPr="00000000" w14:paraId="00000341">
      <w:pPr>
        <w:pStyle w:val="Heading2"/>
        <w:spacing w:line="240" w:lineRule="auto"/>
        <w:rPr/>
      </w:pPr>
      <w:bookmarkStart w:colFirst="0" w:colLast="0" w:name="_rpkncl9al1o1" w:id="62"/>
      <w:bookmarkEnd w:id="62"/>
      <w:r w:rsidDel="00000000" w:rsidR="00000000" w:rsidRPr="00000000">
        <w:rPr>
          <w:rtl w:val="0"/>
        </w:rPr>
        <w:t xml:space="preserve">8.4 Primary Feature: </w:t>
      </w:r>
    </w:p>
    <w:p w:rsidR="00000000" w:rsidDel="00000000" w:rsidP="00000000" w:rsidRDefault="00000000" w:rsidRPr="00000000" w14:paraId="00000342">
      <w:pPr>
        <w:pStyle w:val="Heading3"/>
        <w:spacing w:line="240" w:lineRule="auto"/>
        <w:rPr>
          <w:color w:val="2e75b6"/>
        </w:rPr>
      </w:pPr>
      <w:bookmarkStart w:colFirst="0" w:colLast="0" w:name="_9u9clexfs6li" w:id="63"/>
      <w:bookmarkEnd w:id="63"/>
      <w:r w:rsidDel="00000000" w:rsidR="00000000" w:rsidRPr="00000000">
        <w:rPr>
          <w:color w:val="2e75b6"/>
          <w:rtl w:val="0"/>
        </w:rPr>
        <w:t xml:space="preserve">8.4.1 Rules-Based Auto Stage Movement</w:t>
      </w:r>
    </w:p>
    <w:p w:rsidR="00000000" w:rsidDel="00000000" w:rsidP="00000000" w:rsidRDefault="00000000" w:rsidRPr="00000000" w14:paraId="00000343">
      <w:pPr>
        <w:spacing w:line="240" w:lineRule="auto"/>
        <w:rPr/>
      </w:pPr>
      <w:r w:rsidDel="00000000" w:rsidR="00000000" w:rsidRPr="00000000">
        <w:rPr>
          <w:rtl w:val="0"/>
        </w:rPr>
      </w:r>
    </w:p>
    <w:p w:rsidR="00000000" w:rsidDel="00000000" w:rsidP="00000000" w:rsidRDefault="00000000" w:rsidRPr="00000000" w14:paraId="00000344">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Purpose</w:t>
      </w:r>
    </w:p>
    <w:p w:rsidR="00000000" w:rsidDel="00000000" w:rsidP="00000000" w:rsidRDefault="00000000" w:rsidRPr="00000000" w14:paraId="00000345">
      <w:pPr>
        <w:spacing w:after="180" w:before="180" w:line="240" w:lineRule="auto"/>
        <w:rPr/>
      </w:pPr>
      <w:r w:rsidDel="00000000" w:rsidR="00000000" w:rsidRPr="00000000">
        <w:rPr>
          <w:rtl w:val="0"/>
        </w:rPr>
        <w:t xml:space="preserve">Founders don’t update deal stages. Interview 1 (Sanket) confirmed: “Follow-up timing is entirely salesperson-driven. No stage-based reminders exist.” Interview 2 confirmed: CRM logging compliance is ~50%. The result is a pipeline that looks frozen even when deals are progressing,destroying forecast accuracy and visibility.</w:t>
      </w:r>
    </w:p>
    <w:p w:rsidR="00000000" w:rsidDel="00000000" w:rsidP="00000000" w:rsidRDefault="00000000" w:rsidRPr="00000000" w14:paraId="00000346">
      <w:pPr>
        <w:spacing w:after="180" w:before="180" w:line="240" w:lineRule="auto"/>
        <w:rPr/>
      </w:pPr>
      <w:r w:rsidDel="00000000" w:rsidR="00000000" w:rsidRPr="00000000">
        <w:rPr>
          <w:rtl w:val="0"/>
        </w:rPr>
        <w:t xml:space="preserve">Auto Stage Movement solves this by listening to activity signals (email replies, meetings scheduled, proposals sent) and moving deals through the pipeline automatically. No manual dragging, no data entry, no stage dropdown updates.</w:t>
      </w:r>
    </w:p>
    <w:p w:rsidR="00000000" w:rsidDel="00000000" w:rsidP="00000000" w:rsidRDefault="00000000" w:rsidRPr="00000000" w14:paraId="00000347">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Architecture</w:t>
      </w:r>
    </w:p>
    <w:p w:rsidR="00000000" w:rsidDel="00000000" w:rsidP="00000000" w:rsidRDefault="00000000" w:rsidRPr="00000000" w14:paraId="00000348">
      <w:pPr>
        <w:spacing w:after="180" w:before="180" w:line="240" w:lineRule="auto"/>
        <w:rPr/>
      </w:pPr>
      <w:r w:rsidDel="00000000" w:rsidR="00000000" w:rsidRPr="00000000">
        <w:rPr>
          <w:rtl w:val="0"/>
        </w:rPr>
        <w:t xml:space="preserve">The system operates as an event-driven rule engine:</w:t>
      </w:r>
    </w:p>
    <w:p w:rsidR="00000000" w:rsidDel="00000000" w:rsidP="00000000" w:rsidRDefault="00000000" w:rsidRPr="00000000" w14:paraId="00000349">
      <w:pPr>
        <w:spacing w:after="200" w:line="240" w:lineRule="auto"/>
        <w:rPr/>
      </w:pPr>
      <w:r w:rsidDel="00000000" w:rsidR="00000000" w:rsidRPr="00000000">
        <w:rPr>
          <w:rFonts w:ascii="Arial Unicode MS" w:cs="Arial Unicode MS" w:eastAsia="Arial Unicode MS" w:hAnsi="Arial Unicode MS"/>
          <w:rtl w:val="0"/>
        </w:rPr>
        <w:t xml:space="preserve">[Activity Event] → [Rule Match?] → [Stage Transition] → [Side Effects]</w:t>
      </w:r>
      <w:r w:rsidDel="00000000" w:rsidR="00000000" w:rsidRPr="00000000">
        <w:rPr>
          <w:rtl w:val="0"/>
        </w:rPr>
      </w:r>
    </w:p>
    <w:p w:rsidR="00000000" w:rsidDel="00000000" w:rsidP="00000000" w:rsidRDefault="00000000" w:rsidRPr="00000000" w14:paraId="0000034A">
      <w:pPr>
        <w:spacing w:after="180" w:before="180" w:line="240" w:lineRule="auto"/>
        <w:rPr/>
      </w:pPr>
      <w:r w:rsidDel="00000000" w:rsidR="00000000" w:rsidRPr="00000000">
        <w:rPr>
          <w:rtl w:val="0"/>
        </w:rPr>
        <w:t xml:space="preserve">It runs on the application’s existing database infrastructure with zero per-execution cost - no external API calls, no ML inference, no AI spend.</w:t>
      </w:r>
    </w:p>
    <w:p w:rsidR="00000000" w:rsidDel="00000000" w:rsidP="00000000" w:rsidRDefault="00000000" w:rsidRPr="00000000" w14:paraId="0000034B">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Default Rules</w:t>
      </w:r>
    </w:p>
    <w:p w:rsidR="00000000" w:rsidDel="00000000" w:rsidP="00000000" w:rsidRDefault="00000000" w:rsidRPr="00000000" w14:paraId="0000034C">
      <w:pPr>
        <w:spacing w:after="180" w:before="180" w:line="240" w:lineRule="auto"/>
        <w:rPr/>
      </w:pPr>
      <w:r w:rsidDel="00000000" w:rsidR="00000000" w:rsidRPr="00000000">
        <w:rPr>
          <w:rFonts w:ascii="Arial Unicode MS" w:cs="Arial Unicode MS" w:eastAsia="Arial Unicode MS" w:hAnsi="Arial Unicode MS"/>
          <w:rtl w:val="0"/>
        </w:rPr>
        <w:t xml:space="preserve">DealPilot ships with 6 default rules. These are pre-configured during onboarding and active immediately. The founder can modify, disable, or add rules in Settings → Pipeline Setup.</w:t>
      </w:r>
      <w:r w:rsidDel="00000000" w:rsidR="00000000" w:rsidRPr="00000000">
        <w:rPr>
          <w:rtl w:val="0"/>
        </w:rPr>
      </w:r>
    </w:p>
    <w:p w:rsidR="00000000" w:rsidDel="00000000" w:rsidP="00000000" w:rsidRDefault="00000000" w:rsidRPr="00000000" w14:paraId="0000034D">
      <w:pPr>
        <w:spacing w:after="180" w:before="180" w:line="240" w:lineRule="auto"/>
        <w:rPr>
          <w:sz w:val="24"/>
          <w:szCs w:val="24"/>
        </w:rPr>
      </w:pPr>
      <w:r w:rsidDel="00000000" w:rsidR="00000000" w:rsidRPr="00000000">
        <w:rPr>
          <w:rtl w:val="0"/>
        </w:rPr>
      </w:r>
    </w:p>
    <w:tbl>
      <w:tblPr>
        <w:tblStyle w:val="Table29"/>
        <w:tblW w:w="10755.0" w:type="dxa"/>
        <w:jc w:val="left"/>
        <w:tblInd w:w="-564.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570"/>
        <w:gridCol w:w="1359.0000000000005"/>
        <w:gridCol w:w="1190.9999999999995"/>
        <w:gridCol w:w="975"/>
        <w:gridCol w:w="2760"/>
        <w:tblGridChange w:id="0">
          <w:tblGrid>
            <w:gridCol w:w="900"/>
            <w:gridCol w:w="3570"/>
            <w:gridCol w:w="1359.0000000000005"/>
            <w:gridCol w:w="1190.9999999999995"/>
            <w:gridCol w:w="975"/>
            <w:gridCol w:w="276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4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Rule #</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4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Trigger Event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50">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Current Stage(s)</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51">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New Stage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52">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Confidence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53">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Side Effects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4">
            <w:pPr>
              <w:spacing w:after="40" w:before="40" w:line="240" w:lineRule="auto"/>
              <w:rPr>
                <w:sz w:val="20"/>
                <w:szCs w:val="20"/>
              </w:rPr>
            </w:pPr>
            <w:r w:rsidDel="00000000" w:rsidR="00000000" w:rsidRPr="00000000">
              <w:rPr>
                <w:sz w:val="20"/>
                <w:szCs w:val="20"/>
                <w:rtl w:val="0"/>
              </w:rPr>
              <w:t xml:space="preserve">R1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5">
            <w:pPr>
              <w:spacing w:after="40" w:before="40" w:line="240" w:lineRule="auto"/>
              <w:rPr>
                <w:sz w:val="20"/>
                <w:szCs w:val="20"/>
              </w:rPr>
            </w:pPr>
            <w:r w:rsidDel="00000000" w:rsidR="00000000" w:rsidRPr="00000000">
              <w:rPr>
                <w:sz w:val="20"/>
                <w:szCs w:val="20"/>
                <w:rtl w:val="0"/>
              </w:rPr>
              <w:t xml:space="preserve">Email reply received from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6">
            <w:pPr>
              <w:spacing w:after="40" w:before="40" w:line="240" w:lineRule="auto"/>
              <w:rPr>
                <w:sz w:val="20"/>
                <w:szCs w:val="20"/>
              </w:rPr>
            </w:pPr>
            <w:r w:rsidDel="00000000" w:rsidR="00000000" w:rsidRPr="00000000">
              <w:rPr>
                <w:sz w:val="20"/>
                <w:szCs w:val="20"/>
                <w:rtl w:val="0"/>
              </w:rPr>
              <w:t xml:space="preserve">New</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7">
            <w:pPr>
              <w:spacing w:after="40" w:before="40" w:line="240" w:lineRule="auto"/>
              <w:rPr>
                <w:b w:val="1"/>
                <w:bCs w:val="1"/>
                <w:sz w:val="20"/>
                <w:szCs w:val="20"/>
              </w:rPr>
            </w:pPr>
            <w:r w:rsidDel="00000000" w:rsidR="00000000" w:rsidRPr="00000000">
              <w:rPr>
                <w:b w:val="1"/>
                <w:bCs w:val="1"/>
                <w:sz w:val="20"/>
                <w:szCs w:val="20"/>
                <w:rtl w:val="0"/>
              </w:rPr>
              <w:t xml:space="preserve">Engaged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8">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9">
            <w:pPr>
              <w:spacing w:after="40" w:before="40" w:line="240" w:lineRule="auto"/>
              <w:rPr>
                <w:sz w:val="20"/>
                <w:szCs w:val="20"/>
              </w:rPr>
            </w:pPr>
            <w:r w:rsidDel="00000000" w:rsidR="00000000" w:rsidRPr="00000000">
              <w:rPr>
                <w:sz w:val="20"/>
                <w:szCs w:val="20"/>
                <w:rtl w:val="0"/>
              </w:rPr>
              <w:t xml:space="preserve">Update “Last Contacted” timestamp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A">
            <w:pPr>
              <w:spacing w:after="40" w:before="40" w:line="240" w:lineRule="auto"/>
              <w:rPr>
                <w:sz w:val="20"/>
                <w:szCs w:val="20"/>
              </w:rPr>
            </w:pPr>
            <w:r w:rsidDel="00000000" w:rsidR="00000000" w:rsidRPr="00000000">
              <w:rPr>
                <w:sz w:val="20"/>
                <w:szCs w:val="20"/>
                <w:rtl w:val="0"/>
              </w:rPr>
              <w:t xml:space="preserve">R2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B">
            <w:pPr>
              <w:spacing w:after="40" w:before="40" w:line="240" w:lineRule="auto"/>
              <w:rPr>
                <w:sz w:val="20"/>
                <w:szCs w:val="20"/>
              </w:rPr>
            </w:pPr>
            <w:r w:rsidDel="00000000" w:rsidR="00000000" w:rsidRPr="00000000">
              <w:rPr>
                <w:sz w:val="20"/>
                <w:szCs w:val="20"/>
                <w:rtl w:val="0"/>
              </w:rPr>
              <w:t xml:space="preserve">WhatsApp reply received from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C">
            <w:pPr>
              <w:spacing w:after="40" w:before="40" w:line="240" w:lineRule="auto"/>
              <w:rPr>
                <w:sz w:val="20"/>
                <w:szCs w:val="20"/>
              </w:rPr>
            </w:pPr>
            <w:r w:rsidDel="00000000" w:rsidR="00000000" w:rsidRPr="00000000">
              <w:rPr>
                <w:sz w:val="20"/>
                <w:szCs w:val="20"/>
                <w:rtl w:val="0"/>
              </w:rPr>
              <w:t xml:space="preserve">New</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D">
            <w:pPr>
              <w:spacing w:after="40" w:before="40" w:line="240" w:lineRule="auto"/>
              <w:rPr>
                <w:b w:val="1"/>
                <w:bCs w:val="1"/>
                <w:sz w:val="20"/>
                <w:szCs w:val="20"/>
              </w:rPr>
            </w:pPr>
            <w:r w:rsidDel="00000000" w:rsidR="00000000" w:rsidRPr="00000000">
              <w:rPr>
                <w:b w:val="1"/>
                <w:bCs w:val="1"/>
                <w:sz w:val="20"/>
                <w:szCs w:val="20"/>
                <w:rtl w:val="0"/>
              </w:rPr>
              <w:t xml:space="preserve">Engaged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E">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5F">
            <w:pPr>
              <w:spacing w:after="40" w:before="40" w:line="240" w:lineRule="auto"/>
              <w:rPr>
                <w:sz w:val="20"/>
                <w:szCs w:val="20"/>
              </w:rPr>
            </w:pPr>
            <w:r w:rsidDel="00000000" w:rsidR="00000000" w:rsidRPr="00000000">
              <w:rPr>
                <w:sz w:val="20"/>
                <w:szCs w:val="20"/>
                <w:rtl w:val="0"/>
              </w:rPr>
              <w:t xml:space="preserve">Update “Last Contacted” timestamp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0">
            <w:pPr>
              <w:spacing w:after="40" w:before="40" w:line="240" w:lineRule="auto"/>
              <w:rPr>
                <w:sz w:val="20"/>
                <w:szCs w:val="20"/>
              </w:rPr>
            </w:pPr>
            <w:r w:rsidDel="00000000" w:rsidR="00000000" w:rsidRPr="00000000">
              <w:rPr>
                <w:sz w:val="20"/>
                <w:szCs w:val="20"/>
                <w:rtl w:val="0"/>
              </w:rPr>
              <w:t xml:space="preserve">R3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1">
            <w:pPr>
              <w:spacing w:after="40" w:before="40" w:line="240" w:lineRule="auto"/>
              <w:rPr>
                <w:sz w:val="20"/>
                <w:szCs w:val="20"/>
              </w:rPr>
            </w:pPr>
            <w:r w:rsidDel="00000000" w:rsidR="00000000" w:rsidRPr="00000000">
              <w:rPr>
                <w:sz w:val="20"/>
                <w:szCs w:val="20"/>
                <w:rtl w:val="0"/>
              </w:rPr>
              <w:t xml:space="preserve">Calendar meeting scheduled with contact (detected via attendee email match)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2">
            <w:pPr>
              <w:spacing w:after="40" w:before="40" w:line="240" w:lineRule="auto"/>
              <w:rPr>
                <w:sz w:val="20"/>
                <w:szCs w:val="20"/>
              </w:rPr>
            </w:pPr>
            <w:r w:rsidDel="00000000" w:rsidR="00000000" w:rsidRPr="00000000">
              <w:rPr>
                <w:sz w:val="20"/>
                <w:szCs w:val="20"/>
                <w:rtl w:val="0"/>
              </w:rPr>
              <w:t xml:space="preserve">New, Engaged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3">
            <w:pPr>
              <w:spacing w:after="40" w:before="40" w:line="240" w:lineRule="auto"/>
              <w:rPr>
                <w:b w:val="1"/>
                <w:bCs w:val="1"/>
                <w:sz w:val="20"/>
                <w:szCs w:val="20"/>
              </w:rPr>
            </w:pPr>
            <w:r w:rsidDel="00000000" w:rsidR="00000000" w:rsidRPr="00000000">
              <w:rPr>
                <w:b w:val="1"/>
                <w:bCs w:val="1"/>
                <w:sz w:val="20"/>
                <w:szCs w:val="20"/>
                <w:rtl w:val="0"/>
              </w:rPr>
              <w:t xml:space="preserve">Demo Booked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4">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5">
            <w:pPr>
              <w:spacing w:after="40" w:before="40" w:line="240" w:lineRule="auto"/>
              <w:rPr>
                <w:sz w:val="20"/>
                <w:szCs w:val="20"/>
              </w:rPr>
            </w:pPr>
            <w:r w:rsidDel="00000000" w:rsidR="00000000" w:rsidRPr="00000000">
              <w:rPr>
                <w:sz w:val="20"/>
                <w:szCs w:val="20"/>
                <w:rtl w:val="0"/>
              </w:rPr>
              <w:t xml:space="preserve">Create pre-call brief reminder; set meeting date on deal</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6">
            <w:pPr>
              <w:spacing w:after="40" w:before="40" w:line="240" w:lineRule="auto"/>
              <w:rPr>
                <w:sz w:val="20"/>
                <w:szCs w:val="20"/>
              </w:rPr>
            </w:pPr>
            <w:r w:rsidDel="00000000" w:rsidR="00000000" w:rsidRPr="00000000">
              <w:rPr>
                <w:sz w:val="20"/>
                <w:szCs w:val="20"/>
                <w:rtl w:val="0"/>
              </w:rPr>
              <w:t xml:space="preserve">R4</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7">
            <w:pPr>
              <w:spacing w:after="40" w:before="40" w:line="240" w:lineRule="auto"/>
              <w:rPr>
                <w:sz w:val="20"/>
                <w:szCs w:val="20"/>
              </w:rPr>
            </w:pPr>
            <w:r w:rsidDel="00000000" w:rsidR="00000000" w:rsidRPr="00000000">
              <w:rPr>
                <w:sz w:val="20"/>
                <w:szCs w:val="20"/>
                <w:rtl w:val="0"/>
              </w:rPr>
              <w:t xml:space="preserve">Email sent with attachment (PDF, DOCX, XLSX) to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8">
            <w:pPr>
              <w:spacing w:after="40" w:before="40" w:line="240" w:lineRule="auto"/>
              <w:rPr>
                <w:sz w:val="20"/>
                <w:szCs w:val="20"/>
              </w:rPr>
            </w:pPr>
            <w:r w:rsidDel="00000000" w:rsidR="00000000" w:rsidRPr="00000000">
              <w:rPr>
                <w:sz w:val="20"/>
                <w:szCs w:val="20"/>
                <w:rtl w:val="0"/>
              </w:rPr>
              <w:t xml:space="preserve">Engaged, Demo Booked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9">
            <w:pPr>
              <w:spacing w:after="40" w:before="40" w:line="240" w:lineRule="auto"/>
              <w:rPr>
                <w:b w:val="1"/>
                <w:bCs w:val="1"/>
                <w:sz w:val="20"/>
                <w:szCs w:val="20"/>
              </w:rPr>
            </w:pPr>
            <w:r w:rsidDel="00000000" w:rsidR="00000000" w:rsidRPr="00000000">
              <w:rPr>
                <w:b w:val="1"/>
                <w:bCs w:val="1"/>
                <w:sz w:val="20"/>
                <w:szCs w:val="20"/>
                <w:rtl w:val="0"/>
              </w:rPr>
              <w:t xml:space="preserve">Proposal Sent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A">
            <w:pPr>
              <w:spacing w:after="40" w:before="40" w:line="240"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B">
            <w:pPr>
              <w:spacing w:after="40" w:before="40" w:line="240" w:lineRule="auto"/>
              <w:rPr>
                <w:sz w:val="20"/>
                <w:szCs w:val="20"/>
              </w:rPr>
            </w:pPr>
            <w:r w:rsidDel="00000000" w:rsidR="00000000" w:rsidRPr="00000000">
              <w:rPr>
                <w:sz w:val="20"/>
                <w:szCs w:val="20"/>
                <w:rtl w:val="0"/>
              </w:rPr>
              <w:t xml:space="preserve">Log attachment filename; start proposal follow-up timer</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C">
            <w:pPr>
              <w:spacing w:after="40" w:before="40" w:line="240" w:lineRule="auto"/>
              <w:rPr>
                <w:sz w:val="20"/>
                <w:szCs w:val="20"/>
              </w:rPr>
            </w:pPr>
            <w:r w:rsidDel="00000000" w:rsidR="00000000" w:rsidRPr="00000000">
              <w:rPr>
                <w:sz w:val="20"/>
                <w:szCs w:val="20"/>
                <w:rtl w:val="0"/>
              </w:rPr>
              <w:t xml:space="preserve">R5</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D">
            <w:pPr>
              <w:spacing w:after="40" w:before="40" w:line="240" w:lineRule="auto"/>
              <w:rPr>
                <w:sz w:val="20"/>
                <w:szCs w:val="20"/>
              </w:rPr>
            </w:pPr>
            <w:r w:rsidDel="00000000" w:rsidR="00000000" w:rsidRPr="00000000">
              <w:rPr>
                <w:sz w:val="20"/>
                <w:szCs w:val="20"/>
                <w:rtl w:val="0"/>
              </w:rPr>
              <w:t xml:space="preserve">Email containing pricing keywords (“quote,” “pricing,” “proposal,” “contract,” “invoice,” “payment terms”) sent to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E">
            <w:pPr>
              <w:spacing w:after="40" w:before="40" w:line="240" w:lineRule="auto"/>
              <w:rPr>
                <w:sz w:val="20"/>
                <w:szCs w:val="20"/>
              </w:rPr>
            </w:pPr>
            <w:r w:rsidDel="00000000" w:rsidR="00000000" w:rsidRPr="00000000">
              <w:rPr>
                <w:sz w:val="20"/>
                <w:szCs w:val="20"/>
                <w:rtl w:val="0"/>
              </w:rPr>
              <w:t xml:space="preserve">Engaged, Demo Booked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6F">
            <w:pPr>
              <w:spacing w:after="40" w:before="40" w:line="240" w:lineRule="auto"/>
              <w:rPr>
                <w:b w:val="1"/>
                <w:bCs w:val="1"/>
                <w:sz w:val="20"/>
                <w:szCs w:val="20"/>
              </w:rPr>
            </w:pPr>
            <w:r w:rsidDel="00000000" w:rsidR="00000000" w:rsidRPr="00000000">
              <w:rPr>
                <w:b w:val="1"/>
                <w:bCs w:val="1"/>
                <w:sz w:val="20"/>
                <w:szCs w:val="20"/>
                <w:rtl w:val="0"/>
              </w:rPr>
              <w:t xml:space="preserve">Proposal Sent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0">
            <w:pPr>
              <w:spacing w:after="40" w:before="40" w:line="240"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1">
            <w:pPr>
              <w:spacing w:after="40" w:before="40" w:line="240" w:lineRule="auto"/>
              <w:rPr>
                <w:sz w:val="20"/>
                <w:szCs w:val="20"/>
              </w:rPr>
            </w:pPr>
            <w:r w:rsidDel="00000000" w:rsidR="00000000" w:rsidRPr="00000000">
              <w:rPr>
                <w:sz w:val="20"/>
                <w:szCs w:val="20"/>
                <w:rtl w:val="0"/>
              </w:rPr>
              <w:t xml:space="preserve">Same as R4</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2">
            <w:pPr>
              <w:spacing w:after="40" w:before="40" w:line="240" w:lineRule="auto"/>
              <w:rPr>
                <w:sz w:val="20"/>
                <w:szCs w:val="20"/>
              </w:rPr>
            </w:pPr>
            <w:r w:rsidDel="00000000" w:rsidR="00000000" w:rsidRPr="00000000">
              <w:rPr>
                <w:sz w:val="20"/>
                <w:szCs w:val="20"/>
                <w:rtl w:val="0"/>
              </w:rPr>
              <w:t xml:space="preserve">R6</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3">
            <w:pPr>
              <w:spacing w:after="40" w:before="40" w:line="240" w:lineRule="auto"/>
              <w:rPr>
                <w:sz w:val="20"/>
                <w:szCs w:val="20"/>
              </w:rPr>
            </w:pPr>
            <w:r w:rsidDel="00000000" w:rsidR="00000000" w:rsidRPr="00000000">
              <w:rPr>
                <w:sz w:val="20"/>
                <w:szCs w:val="20"/>
                <w:rtl w:val="0"/>
              </w:rPr>
              <w:t xml:space="preserve">Payment received / invoice paid (manual trigger or integration)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4">
            <w:pPr>
              <w:spacing w:after="40" w:before="40" w:line="240" w:lineRule="auto"/>
              <w:rPr>
                <w:sz w:val="20"/>
                <w:szCs w:val="20"/>
              </w:rPr>
            </w:pPr>
            <w:r w:rsidDel="00000000" w:rsidR="00000000" w:rsidRPr="00000000">
              <w:rPr>
                <w:sz w:val="20"/>
                <w:szCs w:val="20"/>
                <w:rtl w:val="0"/>
              </w:rPr>
              <w:t xml:space="preserve">Proposal Sent, Negotiation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5">
            <w:pPr>
              <w:spacing w:after="40" w:before="40" w:line="240" w:lineRule="auto"/>
              <w:rPr>
                <w:b w:val="1"/>
                <w:bCs w:val="1"/>
                <w:sz w:val="20"/>
                <w:szCs w:val="20"/>
              </w:rPr>
            </w:pPr>
            <w:r w:rsidDel="00000000" w:rsidR="00000000" w:rsidRPr="00000000">
              <w:rPr>
                <w:b w:val="1"/>
                <w:bCs w:val="1"/>
                <w:sz w:val="20"/>
                <w:szCs w:val="20"/>
                <w:rtl w:val="0"/>
              </w:rPr>
              <w:t xml:space="preserve">Won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6">
            <w:pPr>
              <w:spacing w:after="40" w:before="40" w:line="24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77">
            <w:pPr>
              <w:spacing w:after="40" w:before="40" w:line="240" w:lineRule="auto"/>
              <w:rPr>
                <w:sz w:val="20"/>
                <w:szCs w:val="20"/>
              </w:rPr>
            </w:pPr>
            <w:r w:rsidDel="00000000" w:rsidR="00000000" w:rsidRPr="00000000">
              <w:rPr>
                <w:sz w:val="20"/>
                <w:szCs w:val="20"/>
                <w:rtl w:val="0"/>
              </w:rPr>
              <w:t xml:space="preserve">Update deal value to actual; trigger won celebration</w:t>
            </w:r>
          </w:p>
        </w:tc>
      </w:tr>
    </w:tbl>
    <w:p w:rsidR="00000000" w:rsidDel="00000000" w:rsidP="00000000" w:rsidRDefault="00000000" w:rsidRPr="00000000" w14:paraId="0000037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379">
      <w:pPr>
        <w:spacing w:line="240" w:lineRule="auto"/>
        <w:rPr>
          <w:b w:val="1"/>
          <w:bCs w:val="1"/>
          <w:sz w:val="24"/>
          <w:szCs w:val="24"/>
        </w:rPr>
      </w:pPr>
      <w:r w:rsidDel="00000000" w:rsidR="00000000" w:rsidRPr="00000000">
        <w:rPr>
          <w:b w:val="1"/>
          <w:bCs w:val="1"/>
          <w:sz w:val="24"/>
          <w:szCs w:val="24"/>
          <w:rtl w:val="0"/>
        </w:rPr>
        <w:t xml:space="preserve">Rule Execution Logic</w:t>
      </w:r>
    </w:p>
    <w:p w:rsidR="00000000" w:rsidDel="00000000" w:rsidP="00000000" w:rsidRDefault="00000000" w:rsidRPr="00000000" w14:paraId="0000037A">
      <w:pPr>
        <w:spacing w:after="100" w:before="100" w:line="240" w:lineRule="auto"/>
        <w:ind w:left="0" w:right="480" w:firstLine="0"/>
        <w:rPr/>
      </w:pPr>
      <w:r w:rsidDel="00000000" w:rsidR="00000000" w:rsidRPr="00000000">
        <w:rPr>
          <w:rFonts w:ascii="Arial Unicode MS" w:cs="Arial Unicode MS" w:eastAsia="Arial Unicode MS" w:hAnsi="Arial Unicode MS"/>
          <w:b w:val="1"/>
          <w:bCs w:val="1"/>
          <w:rtl w:val="0"/>
        </w:rPr>
        <w:t xml:space="preserve">See Section 3: User Flow Diagrams → Flow 2: Auto Stage Movement</w:t>
      </w:r>
      <w:r w:rsidDel="00000000" w:rsidR="00000000" w:rsidRPr="00000000">
        <w:rPr>
          <w:rtl w:val="0"/>
        </w:rPr>
        <w:t xml:space="preserve"> for the complete event processing pipeline.</w:t>
      </w:r>
    </w:p>
    <w:p w:rsidR="00000000" w:rsidDel="00000000" w:rsidP="00000000" w:rsidRDefault="00000000" w:rsidRPr="00000000" w14:paraId="0000037B">
      <w:pPr>
        <w:spacing w:after="180" w:before="180" w:line="240" w:lineRule="auto"/>
        <w:rPr/>
      </w:pPr>
      <w:r w:rsidDel="00000000" w:rsidR="00000000" w:rsidRPr="00000000">
        <w:rPr>
          <w:rFonts w:ascii="Arial Unicode MS" w:cs="Arial Unicode MS" w:eastAsia="Arial Unicode MS" w:hAnsi="Arial Unicode MS"/>
          <w:rtl w:val="0"/>
        </w:rPr>
        <w:t xml:space="preserve">The rule engine processes events through a 7-step pipeline: Event Ingestion → Contact Resolution → Deal Lookup → Override Check → Cooldown Check → Rule Evaluation → Stage Transition + Side Effects.</w:t>
      </w:r>
      <w:r w:rsidDel="00000000" w:rsidR="00000000" w:rsidRPr="00000000">
        <w:rPr>
          <w:rtl w:val="0"/>
        </w:rPr>
      </w:r>
    </w:p>
    <w:p w:rsidR="00000000" w:rsidDel="00000000" w:rsidP="00000000" w:rsidRDefault="00000000" w:rsidRPr="00000000" w14:paraId="0000037C">
      <w:pPr>
        <w:spacing w:after="180" w:before="180" w:line="240" w:lineRule="auto"/>
        <w:rPr>
          <w:b w:val="1"/>
          <w:bCs w:val="1"/>
          <w:sz w:val="24"/>
          <w:szCs w:val="24"/>
        </w:rPr>
      </w:pPr>
      <w:r w:rsidDel="00000000" w:rsidR="00000000" w:rsidRPr="00000000">
        <w:rPr>
          <w:b w:val="1"/>
          <w:bCs w:val="1"/>
          <w:sz w:val="24"/>
          <w:szCs w:val="24"/>
          <w:rtl w:val="0"/>
        </w:rPr>
        <w:t xml:space="preserve">Execution Constraints:</w:t>
      </w:r>
    </w:p>
    <w:tbl>
      <w:tblPr>
        <w:tblStyle w:val="Table30"/>
        <w:tblW w:w="10590.0" w:type="dxa"/>
        <w:jc w:val="left"/>
        <w:tblInd w:w="-468.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4176"/>
        <w:gridCol w:w="4620"/>
        <w:tblGridChange w:id="0">
          <w:tblGrid>
            <w:gridCol w:w="1794"/>
            <w:gridCol w:w="4176"/>
            <w:gridCol w:w="462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7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Constraint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7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Rule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7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Rationale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0">
            <w:pPr>
              <w:spacing w:after="40" w:before="40" w:line="240" w:lineRule="auto"/>
              <w:rPr>
                <w:sz w:val="20"/>
                <w:szCs w:val="20"/>
              </w:rPr>
            </w:pPr>
            <w:r w:rsidDel="00000000" w:rsidR="00000000" w:rsidRPr="00000000">
              <w:rPr>
                <w:sz w:val="20"/>
                <w:szCs w:val="20"/>
                <w:rtl w:val="0"/>
              </w:rPr>
              <w:t xml:space="preserve">Forward-only movement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1">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Deals can only auto-advance forward (New → Engaged, not Engaged → New)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2">
            <w:pPr>
              <w:spacing w:after="40" w:before="40" w:line="240" w:lineRule="auto"/>
              <w:rPr>
                <w:sz w:val="20"/>
                <w:szCs w:val="20"/>
              </w:rPr>
            </w:pPr>
            <w:r w:rsidDel="00000000" w:rsidR="00000000" w:rsidRPr="00000000">
              <w:rPr>
                <w:sz w:val="20"/>
                <w:szCs w:val="20"/>
                <w:rtl w:val="0"/>
              </w:rPr>
              <w:t xml:space="preserve">Prevents false regressions. Backward movement requires manual override.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3">
            <w:pPr>
              <w:spacing w:after="40" w:before="40" w:line="240" w:lineRule="auto"/>
              <w:rPr>
                <w:sz w:val="20"/>
                <w:szCs w:val="20"/>
              </w:rPr>
            </w:pPr>
            <w:r w:rsidDel="00000000" w:rsidR="00000000" w:rsidRPr="00000000">
              <w:rPr>
                <w:sz w:val="20"/>
                <w:szCs w:val="20"/>
                <w:rtl w:val="0"/>
              </w:rPr>
              <w:t xml:space="preserve">One transition per event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4">
            <w:pPr>
              <w:spacing w:after="40" w:before="40" w:line="240" w:lineRule="auto"/>
              <w:rPr>
                <w:sz w:val="20"/>
                <w:szCs w:val="20"/>
              </w:rPr>
            </w:pPr>
            <w:r w:rsidDel="00000000" w:rsidR="00000000" w:rsidRPr="00000000">
              <w:rPr>
                <w:sz w:val="20"/>
                <w:szCs w:val="20"/>
                <w:rtl w:val="0"/>
              </w:rPr>
              <w:t xml:space="preserve">A single event can trigger at most one stage change per deal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5">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Prevents cascade chains (e.g., email with attachment jumping New → Engaged → Proposal Sent)</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6">
            <w:pPr>
              <w:spacing w:after="40" w:before="40" w:line="240" w:lineRule="auto"/>
              <w:rPr>
                <w:sz w:val="20"/>
                <w:szCs w:val="20"/>
              </w:rPr>
            </w:pPr>
            <w:r w:rsidDel="00000000" w:rsidR="00000000" w:rsidRPr="00000000">
              <w:rPr>
                <w:sz w:val="20"/>
                <w:szCs w:val="20"/>
                <w:rtl w:val="0"/>
              </w:rPr>
              <w:t xml:space="preserve">Cooldown period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7">
            <w:pPr>
              <w:spacing w:after="40" w:before="40" w:line="240" w:lineRule="auto"/>
              <w:rPr>
                <w:sz w:val="20"/>
                <w:szCs w:val="20"/>
              </w:rPr>
            </w:pPr>
            <w:r w:rsidDel="00000000" w:rsidR="00000000" w:rsidRPr="00000000">
              <w:rPr>
                <w:sz w:val="20"/>
                <w:szCs w:val="20"/>
                <w:rtl w:val="0"/>
              </w:rPr>
              <w:t xml:space="preserve">5-minute cooldown between auto-transitions for the same deal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8">
            <w:pPr>
              <w:spacing w:after="40" w:before="40" w:line="240" w:lineRule="auto"/>
              <w:rPr>
                <w:sz w:val="20"/>
                <w:szCs w:val="20"/>
              </w:rPr>
            </w:pPr>
            <w:r w:rsidDel="00000000" w:rsidR="00000000" w:rsidRPr="00000000">
              <w:rPr>
                <w:sz w:val="20"/>
                <w:szCs w:val="20"/>
                <w:rtl w:val="0"/>
              </w:rPr>
              <w:t xml:space="preserve">Prevents rapid-fire stage changes from burst activity</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9">
            <w:pPr>
              <w:spacing w:after="40" w:before="40" w:line="240" w:lineRule="auto"/>
              <w:rPr>
                <w:sz w:val="20"/>
                <w:szCs w:val="20"/>
              </w:rPr>
            </w:pPr>
            <w:r w:rsidDel="00000000" w:rsidR="00000000" w:rsidRPr="00000000">
              <w:rPr>
                <w:sz w:val="20"/>
                <w:szCs w:val="20"/>
                <w:rtl w:val="0"/>
              </w:rPr>
              <w:t xml:space="preserve">Manual override priority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A">
            <w:pPr>
              <w:spacing w:after="40" w:before="40" w:line="240" w:lineRule="auto"/>
              <w:rPr>
                <w:sz w:val="20"/>
                <w:szCs w:val="20"/>
              </w:rPr>
            </w:pPr>
            <w:r w:rsidDel="00000000" w:rsidR="00000000" w:rsidRPr="00000000">
              <w:rPr>
                <w:sz w:val="20"/>
                <w:szCs w:val="20"/>
                <w:rtl w:val="0"/>
              </w:rPr>
              <w:t xml:space="preserve">Any manual stage change by the founder overrides auto-movement for 24 hours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B">
            <w:pPr>
              <w:spacing w:after="40" w:before="40" w:line="240" w:lineRule="auto"/>
              <w:rPr>
                <w:sz w:val="20"/>
                <w:szCs w:val="20"/>
              </w:rPr>
            </w:pPr>
            <w:r w:rsidDel="00000000" w:rsidR="00000000" w:rsidRPr="00000000">
              <w:rPr>
                <w:sz w:val="20"/>
                <w:szCs w:val="20"/>
                <w:rtl w:val="0"/>
              </w:rPr>
              <w:t xml:space="preserve">Respects founder intent - if they manually moved a deal back, the system shouldn’t fight them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C">
            <w:pPr>
              <w:spacing w:after="40" w:before="40" w:line="240" w:lineRule="auto"/>
              <w:rPr>
                <w:sz w:val="20"/>
                <w:szCs w:val="20"/>
              </w:rPr>
            </w:pPr>
            <w:r w:rsidDel="00000000" w:rsidR="00000000" w:rsidRPr="00000000">
              <w:rPr>
                <w:sz w:val="20"/>
                <w:szCs w:val="20"/>
                <w:rtl w:val="0"/>
              </w:rPr>
              <w:t xml:space="preserve">Confidence gating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D">
            <w:pPr>
              <w:spacing w:after="40" w:before="40" w:line="240" w:lineRule="auto"/>
              <w:rPr>
                <w:sz w:val="20"/>
                <w:szCs w:val="20"/>
              </w:rPr>
            </w:pPr>
            <w:r w:rsidDel="00000000" w:rsidR="00000000" w:rsidRPr="00000000">
              <w:rPr>
                <w:sz w:val="20"/>
                <w:szCs w:val="20"/>
                <w:rtl w:val="0"/>
              </w:rPr>
              <w:t xml:space="preserve">Medium-confidence rules (keyword detection) show a confirmation prompt instead of auto-executing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8E">
            <w:pPr>
              <w:spacing w:after="40" w:before="40" w:line="240" w:lineRule="auto"/>
              <w:rPr>
                <w:sz w:val="20"/>
                <w:szCs w:val="20"/>
              </w:rPr>
            </w:pPr>
            <w:r w:rsidDel="00000000" w:rsidR="00000000" w:rsidRPr="00000000">
              <w:rPr>
                <w:sz w:val="20"/>
                <w:szCs w:val="20"/>
                <w:rtl w:val="0"/>
              </w:rPr>
              <w:t xml:space="preserve">Prevents false positives on ambiguous signals</w:t>
            </w:r>
          </w:p>
        </w:tc>
      </w:tr>
    </w:tbl>
    <w:p w:rsidR="00000000" w:rsidDel="00000000" w:rsidP="00000000" w:rsidRDefault="00000000" w:rsidRPr="00000000" w14:paraId="0000038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390">
      <w:pPr>
        <w:spacing w:line="240" w:lineRule="auto"/>
        <w:rPr>
          <w:b w:val="1"/>
          <w:bCs w:val="1"/>
          <w:color w:val="2e75b6"/>
          <w:sz w:val="24"/>
          <w:szCs w:val="24"/>
        </w:rPr>
      </w:pPr>
      <w:r w:rsidDel="00000000" w:rsidR="00000000" w:rsidRPr="00000000">
        <w:rPr>
          <w:b w:val="1"/>
          <w:bCs w:val="1"/>
          <w:color w:val="2e75b6"/>
          <w:sz w:val="24"/>
          <w:szCs w:val="24"/>
          <w:rtl w:val="0"/>
        </w:rPr>
        <w:t xml:space="preserve">Rule Customization</w:t>
      </w:r>
    </w:p>
    <w:p w:rsidR="00000000" w:rsidDel="00000000" w:rsidP="00000000" w:rsidRDefault="00000000" w:rsidRPr="00000000" w14:paraId="00000391">
      <w:pPr>
        <w:spacing w:after="180" w:before="180" w:line="240" w:lineRule="auto"/>
        <w:rPr/>
      </w:pPr>
      <w:r w:rsidDel="00000000" w:rsidR="00000000" w:rsidRPr="00000000">
        <w:rPr>
          <w:rFonts w:ascii="Arial Unicode MS" w:cs="Arial Unicode MS" w:eastAsia="Arial Unicode MS" w:hAnsi="Arial Unicode MS"/>
          <w:rtl w:val="0"/>
        </w:rPr>
        <w:t xml:space="preserve">Founders can create custom rules in Settings → Pipeline Setup → Auto Stage Rules. The rule builder uses a simple sentence structure:</w:t>
      </w:r>
      <w:r w:rsidDel="00000000" w:rsidR="00000000" w:rsidRPr="00000000">
        <w:rPr>
          <w:rtl w:val="0"/>
        </w:rPr>
      </w:r>
    </w:p>
    <w:p w:rsidR="00000000" w:rsidDel="00000000" w:rsidP="00000000" w:rsidRDefault="00000000" w:rsidRPr="00000000" w14:paraId="00000392">
      <w:pPr>
        <w:spacing w:after="200" w:line="240" w:lineRule="auto"/>
        <w:rPr/>
      </w:pPr>
      <w:r w:rsidDel="00000000" w:rsidR="00000000" w:rsidRPr="00000000">
        <w:rPr>
          <w:rFonts w:ascii="Arial Unicode MS" w:cs="Arial Unicode MS" w:eastAsia="Arial Unicode MS" w:hAnsi="Arial Unicode MS"/>
          <w:rtl w:val="0"/>
        </w:rPr>
        <w:t xml:space="preserve">WHEN [trigger dropdown] happens on a deal in [stage dropdown] → MOVE to [stage dropdown]</w:t>
      </w:r>
      <w:r w:rsidDel="00000000" w:rsidR="00000000" w:rsidRPr="00000000">
        <w:rPr>
          <w:rtl w:val="0"/>
        </w:rPr>
      </w:r>
    </w:p>
    <w:p w:rsidR="00000000" w:rsidDel="00000000" w:rsidP="00000000" w:rsidRDefault="00000000" w:rsidRPr="00000000" w14:paraId="00000393">
      <w:pPr>
        <w:spacing w:after="180" w:before="180" w:line="240" w:lineRule="auto"/>
        <w:rPr>
          <w:b w:val="1"/>
          <w:bCs w:val="1"/>
          <w:color w:val="2e75b6"/>
          <w:sz w:val="24"/>
          <w:szCs w:val="24"/>
        </w:rPr>
      </w:pPr>
      <w:r w:rsidDel="00000000" w:rsidR="00000000" w:rsidRPr="00000000">
        <w:rPr>
          <w:b w:val="1"/>
          <w:bCs w:val="1"/>
          <w:color w:val="2e75b6"/>
          <w:sz w:val="24"/>
          <w:szCs w:val="24"/>
          <w:rtl w:val="0"/>
        </w:rPr>
        <w:t xml:space="preserve">Available triggers:</w:t>
      </w:r>
    </w:p>
    <w:tbl>
      <w:tblPr>
        <w:tblStyle w:val="Table31"/>
        <w:tblW w:w="105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01"/>
        <w:gridCol w:w="1644.0000000000005"/>
        <w:tblGridChange w:id="0">
          <w:tblGrid>
            <w:gridCol w:w="2445"/>
            <w:gridCol w:w="6501"/>
            <w:gridCol w:w="1644.00000000000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94">
            <w:pPr>
              <w:spacing w:after="40" w:before="40" w:line="240" w:lineRule="auto"/>
              <w:rPr>
                <w:b w:val="1"/>
                <w:bCs w:val="1"/>
                <w:color w:val="ffffff"/>
              </w:rPr>
            </w:pPr>
            <w:r w:rsidDel="00000000" w:rsidR="00000000" w:rsidRPr="00000000">
              <w:rPr>
                <w:b w:val="1"/>
                <w:bCs w:val="1"/>
                <w:color w:val="ffffff"/>
                <w:rtl w:val="0"/>
              </w:rPr>
              <w:t xml:space="preserve">Trigger</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95">
            <w:pPr>
              <w:spacing w:after="40" w:before="40" w:line="240" w:lineRule="auto"/>
              <w:rPr>
                <w:b w:val="1"/>
                <w:bCs w:val="1"/>
                <w:color w:val="ffffff"/>
              </w:rPr>
            </w:pPr>
            <w:r w:rsidDel="00000000" w:rsidR="00000000" w:rsidRPr="00000000">
              <w:rPr>
                <w:b w:val="1"/>
                <w:bCs w:val="1"/>
                <w:color w:val="ffffff"/>
                <w:rtl w:val="0"/>
              </w:rPr>
              <w:t xml:space="preserve">Detection Method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96">
            <w:pPr>
              <w:spacing w:after="40" w:before="40" w:line="240" w:lineRule="auto"/>
              <w:rPr>
                <w:b w:val="1"/>
                <w:bCs w:val="1"/>
                <w:color w:val="ffffff"/>
              </w:rPr>
            </w:pPr>
            <w:r w:rsidDel="00000000" w:rsidR="00000000" w:rsidRPr="00000000">
              <w:rPr>
                <w:b w:val="1"/>
                <w:bCs w:val="1"/>
                <w:color w:val="ffffff"/>
                <w:rtl w:val="0"/>
              </w:rPr>
              <w:t xml:space="preserve">Confidence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7">
            <w:pPr>
              <w:spacing w:after="40" w:before="40" w:line="240" w:lineRule="auto"/>
              <w:rPr>
                <w:sz w:val="20"/>
                <w:szCs w:val="20"/>
              </w:rPr>
            </w:pPr>
            <w:r w:rsidDel="00000000" w:rsidR="00000000" w:rsidRPr="00000000">
              <w:rPr>
                <w:sz w:val="20"/>
                <w:szCs w:val="20"/>
                <w:rtl w:val="0"/>
              </w:rPr>
              <w:t xml:space="preserve">Email reply received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8">
            <w:pPr>
              <w:spacing w:after="40" w:before="40" w:line="240" w:lineRule="auto"/>
              <w:rPr>
                <w:sz w:val="20"/>
                <w:szCs w:val="20"/>
              </w:rPr>
            </w:pPr>
            <w:r w:rsidDel="00000000" w:rsidR="00000000" w:rsidRPr="00000000">
              <w:rPr>
                <w:sz w:val="20"/>
                <w:szCs w:val="20"/>
                <w:rtl w:val="0"/>
              </w:rPr>
              <w:t xml:space="preserve">Gmail API </w:t>
            </w:r>
            <w:r w:rsidDel="00000000" w:rsidR="00000000" w:rsidRPr="00000000">
              <w:rPr>
                <w:i w:val="1"/>
                <w:iCs w:val="1"/>
                <w:sz w:val="20"/>
                <w:szCs w:val="20"/>
                <w:rtl w:val="0"/>
              </w:rPr>
              <w:t xml:space="preserve">history.list()</w:t>
            </w:r>
            <w:r w:rsidDel="00000000" w:rsidR="00000000" w:rsidRPr="00000000">
              <w:rPr>
                <w:sz w:val="20"/>
                <w:szCs w:val="20"/>
                <w:rtl w:val="0"/>
              </w:rPr>
              <w:t xml:space="preserve"> - new message in thread where contact is sender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9">
            <w:pPr>
              <w:spacing w:after="40" w:before="40" w:line="240" w:lineRule="auto"/>
              <w:rPr>
                <w:sz w:val="20"/>
                <w:szCs w:val="20"/>
              </w:rPr>
            </w:pPr>
            <w:r w:rsidDel="00000000" w:rsidR="00000000" w:rsidRPr="00000000">
              <w:rPr>
                <w:sz w:val="20"/>
                <w:szCs w:val="20"/>
                <w:rtl w:val="0"/>
              </w:rPr>
              <w:t xml:space="preserve">High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A">
            <w:pPr>
              <w:spacing w:after="40" w:before="40" w:line="240" w:lineRule="auto"/>
              <w:rPr>
                <w:sz w:val="20"/>
                <w:szCs w:val="20"/>
              </w:rPr>
            </w:pPr>
            <w:r w:rsidDel="00000000" w:rsidR="00000000" w:rsidRPr="00000000">
              <w:rPr>
                <w:sz w:val="20"/>
                <w:szCs w:val="20"/>
                <w:rtl w:val="0"/>
              </w:rPr>
              <w:t xml:space="preserve">Email sent to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B">
            <w:pPr>
              <w:spacing w:after="40" w:before="40" w:line="240" w:lineRule="auto"/>
              <w:rPr>
                <w:sz w:val="20"/>
                <w:szCs w:val="20"/>
              </w:rPr>
            </w:pPr>
            <w:r w:rsidDel="00000000" w:rsidR="00000000" w:rsidRPr="00000000">
              <w:rPr>
                <w:sz w:val="20"/>
                <w:szCs w:val="20"/>
                <w:rtl w:val="0"/>
              </w:rPr>
              <w:t xml:space="preserve">Gmail API - new message in thread where contact is recipient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C">
            <w:pPr>
              <w:spacing w:after="40" w:before="40" w:lin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D">
            <w:pPr>
              <w:spacing w:after="40" w:before="40" w:line="240" w:lineRule="auto"/>
              <w:rPr>
                <w:sz w:val="20"/>
                <w:szCs w:val="20"/>
              </w:rPr>
            </w:pPr>
            <w:r w:rsidDel="00000000" w:rsidR="00000000" w:rsidRPr="00000000">
              <w:rPr>
                <w:sz w:val="20"/>
                <w:szCs w:val="20"/>
                <w:rtl w:val="0"/>
              </w:rPr>
              <w:t xml:space="preserve">Email with attachment sent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E">
            <w:pPr>
              <w:spacing w:after="40" w:before="40" w:line="240" w:lineRule="auto"/>
              <w:rPr>
                <w:sz w:val="20"/>
                <w:szCs w:val="20"/>
              </w:rPr>
            </w:pPr>
            <w:r w:rsidDel="00000000" w:rsidR="00000000" w:rsidRPr="00000000">
              <w:rPr>
                <w:sz w:val="20"/>
                <w:szCs w:val="20"/>
                <w:rtl w:val="0"/>
              </w:rPr>
              <w:t xml:space="preserve">Gmail API - sent message + </w:t>
            </w:r>
            <w:r w:rsidDel="00000000" w:rsidR="00000000" w:rsidRPr="00000000">
              <w:rPr>
                <w:i w:val="1"/>
                <w:iCs w:val="1"/>
                <w:sz w:val="20"/>
                <w:szCs w:val="20"/>
                <w:rtl w:val="0"/>
              </w:rPr>
              <w:t xml:space="preserve">payload.parts[].filename</w:t>
            </w:r>
            <w:r w:rsidDel="00000000" w:rsidR="00000000" w:rsidRPr="00000000">
              <w:rPr>
                <w:sz w:val="20"/>
                <w:szCs w:val="20"/>
                <w:rtl w:val="0"/>
              </w:rPr>
              <w:t xml:space="preserve"> exists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9F">
            <w:pPr>
              <w:spacing w:after="40" w:before="40" w:lin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0">
            <w:pPr>
              <w:spacing w:after="40" w:before="40" w:line="240" w:lineRule="auto"/>
              <w:rPr>
                <w:sz w:val="20"/>
                <w:szCs w:val="20"/>
              </w:rPr>
            </w:pPr>
            <w:r w:rsidDel="00000000" w:rsidR="00000000" w:rsidRPr="00000000">
              <w:rPr>
                <w:sz w:val="20"/>
                <w:szCs w:val="20"/>
                <w:rtl w:val="0"/>
              </w:rPr>
              <w:t xml:space="preserve">WhatsApp message received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1">
            <w:pPr>
              <w:spacing w:after="40" w:before="40" w:line="240" w:lineRule="auto"/>
              <w:rPr>
                <w:sz w:val="20"/>
                <w:szCs w:val="20"/>
              </w:rPr>
            </w:pPr>
            <w:r w:rsidDel="00000000" w:rsidR="00000000" w:rsidRPr="00000000">
              <w:rPr>
                <w:sz w:val="20"/>
                <w:szCs w:val="20"/>
                <w:rtl w:val="0"/>
              </w:rPr>
              <w:t xml:space="preserve">WhatsApp Cloud API webhook - </w:t>
            </w:r>
            <w:r w:rsidDel="00000000" w:rsidR="00000000" w:rsidRPr="00000000">
              <w:rPr>
                <w:i w:val="1"/>
                <w:iCs w:val="1"/>
                <w:sz w:val="20"/>
                <w:szCs w:val="20"/>
                <w:rtl w:val="0"/>
              </w:rPr>
              <w:t xml:space="preserve">messages</w:t>
            </w:r>
            <w:r w:rsidDel="00000000" w:rsidR="00000000" w:rsidRPr="00000000">
              <w:rPr>
                <w:sz w:val="20"/>
                <w:szCs w:val="20"/>
                <w:rtl w:val="0"/>
              </w:rPr>
              <w:t xml:space="preserve"> event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2">
            <w:pPr>
              <w:spacing w:after="40" w:before="40" w:lin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3">
            <w:pPr>
              <w:spacing w:after="40" w:before="40" w:line="240" w:lineRule="auto"/>
              <w:rPr>
                <w:sz w:val="20"/>
                <w:szCs w:val="20"/>
              </w:rPr>
            </w:pPr>
            <w:r w:rsidDel="00000000" w:rsidR="00000000" w:rsidRPr="00000000">
              <w:rPr>
                <w:sz w:val="20"/>
                <w:szCs w:val="20"/>
                <w:rtl w:val="0"/>
              </w:rPr>
              <w:t xml:space="preserve">WhatsApp message sent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4">
            <w:pPr>
              <w:spacing w:after="40" w:before="40" w:line="240" w:lineRule="auto"/>
              <w:rPr>
                <w:sz w:val="20"/>
                <w:szCs w:val="20"/>
              </w:rPr>
            </w:pPr>
            <w:r w:rsidDel="00000000" w:rsidR="00000000" w:rsidRPr="00000000">
              <w:rPr>
                <w:sz w:val="20"/>
                <w:szCs w:val="20"/>
                <w:rtl w:val="0"/>
              </w:rPr>
              <w:t xml:space="preserve">WhatsApp Cloud API webhook - </w:t>
            </w:r>
            <w:r w:rsidDel="00000000" w:rsidR="00000000" w:rsidRPr="00000000">
              <w:rPr>
                <w:i w:val="1"/>
                <w:iCs w:val="1"/>
                <w:sz w:val="20"/>
                <w:szCs w:val="20"/>
                <w:rtl w:val="0"/>
              </w:rPr>
              <w:t xml:space="preserve">statuses.sent</w:t>
            </w:r>
            <w:r w:rsidDel="00000000" w:rsidR="00000000" w:rsidRPr="00000000">
              <w:rPr>
                <w:sz w:val="20"/>
                <w:szCs w:val="20"/>
                <w:rtl w:val="0"/>
              </w:rPr>
              <w:t xml:space="preserve"> event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5">
            <w:pPr>
              <w:spacing w:after="40" w:before="40" w:lin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6">
            <w:pPr>
              <w:spacing w:after="40" w:before="40" w:line="240" w:lineRule="auto"/>
              <w:rPr>
                <w:sz w:val="20"/>
                <w:szCs w:val="20"/>
              </w:rPr>
            </w:pPr>
            <w:r w:rsidDel="00000000" w:rsidR="00000000" w:rsidRPr="00000000">
              <w:rPr>
                <w:sz w:val="20"/>
                <w:szCs w:val="20"/>
                <w:rtl w:val="0"/>
              </w:rPr>
              <w:t xml:space="preserve">Calendar meeting scheduled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7">
            <w:pPr>
              <w:spacing w:after="40" w:before="40" w:line="240" w:lineRule="auto"/>
              <w:rPr>
                <w:sz w:val="20"/>
                <w:szCs w:val="20"/>
              </w:rPr>
            </w:pPr>
            <w:r w:rsidDel="00000000" w:rsidR="00000000" w:rsidRPr="00000000">
              <w:rPr>
                <w:sz w:val="20"/>
                <w:szCs w:val="20"/>
                <w:rtl w:val="0"/>
              </w:rPr>
              <w:t xml:space="preserve">Calendar API push - new event where contact email is in attendees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8">
            <w:pPr>
              <w:spacing w:after="40" w:before="40" w:lin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9">
            <w:pPr>
              <w:spacing w:after="40" w:before="40" w:line="240" w:lineRule="auto"/>
              <w:rPr>
                <w:sz w:val="20"/>
                <w:szCs w:val="20"/>
              </w:rPr>
            </w:pPr>
            <w:r w:rsidDel="00000000" w:rsidR="00000000" w:rsidRPr="00000000">
              <w:rPr>
                <w:sz w:val="20"/>
                <w:szCs w:val="20"/>
                <w:rtl w:val="0"/>
              </w:rPr>
              <w:t xml:space="preserve">Calendar meeting completed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A">
            <w:pPr>
              <w:spacing w:after="40" w:before="40" w:line="240" w:lineRule="auto"/>
              <w:rPr>
                <w:sz w:val="20"/>
                <w:szCs w:val="20"/>
              </w:rPr>
            </w:pPr>
            <w:r w:rsidDel="00000000" w:rsidR="00000000" w:rsidRPr="00000000">
              <w:rPr>
                <w:sz w:val="20"/>
                <w:szCs w:val="20"/>
                <w:rtl w:val="0"/>
              </w:rPr>
              <w:t xml:space="preserve">Calendar API - event end time has passed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B">
            <w:pPr>
              <w:spacing w:after="40" w:before="40" w:line="240" w:lineRule="auto"/>
              <w:rPr>
                <w:sz w:val="20"/>
                <w:szCs w:val="20"/>
              </w:rPr>
            </w:pPr>
            <w:r w:rsidDel="00000000" w:rsidR="00000000" w:rsidRPr="00000000">
              <w:rPr>
                <w:sz w:val="20"/>
                <w:szCs w:val="20"/>
                <w:rtl w:val="0"/>
              </w:rPr>
              <w:t xml:space="preserve">High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C">
            <w:pPr>
              <w:spacing w:after="40" w:before="40" w:line="240" w:lineRule="auto"/>
              <w:rPr>
                <w:sz w:val="20"/>
                <w:szCs w:val="20"/>
              </w:rPr>
            </w:pPr>
            <w:r w:rsidDel="00000000" w:rsidR="00000000" w:rsidRPr="00000000">
              <w:rPr>
                <w:sz w:val="20"/>
                <w:szCs w:val="20"/>
                <w:rtl w:val="0"/>
              </w:rPr>
              <w:t xml:space="preserve">Phone call logged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D">
            <w:pPr>
              <w:spacing w:after="40" w:before="40" w:line="240" w:lineRule="auto"/>
              <w:rPr>
                <w:sz w:val="20"/>
                <w:szCs w:val="20"/>
              </w:rPr>
            </w:pPr>
            <w:r w:rsidDel="00000000" w:rsidR="00000000" w:rsidRPr="00000000">
              <w:rPr>
                <w:sz w:val="20"/>
                <w:szCs w:val="20"/>
                <w:rtl w:val="0"/>
              </w:rPr>
              <w:t xml:space="preserve">Layer 4 voice note mentioning contact, or manual call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E">
            <w:pPr>
              <w:spacing w:after="40" w:before="40" w:line="240" w:lineRule="auto"/>
              <w:rPr>
                <w:sz w:val="20"/>
                <w:szCs w:val="20"/>
              </w:rPr>
            </w:pPr>
            <w:r w:rsidDel="00000000" w:rsidR="00000000" w:rsidRPr="00000000">
              <w:rPr>
                <w:sz w:val="20"/>
                <w:szCs w:val="20"/>
                <w:rtl w:val="0"/>
              </w:rPr>
              <w:t xml:space="preserve">Medium</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AF">
            <w:pPr>
              <w:spacing w:after="40" w:before="40" w:line="240" w:lineRule="auto"/>
              <w:rPr>
                <w:sz w:val="20"/>
                <w:szCs w:val="20"/>
              </w:rPr>
            </w:pPr>
            <w:r w:rsidDel="00000000" w:rsidR="00000000" w:rsidRPr="00000000">
              <w:rPr>
                <w:sz w:val="20"/>
                <w:szCs w:val="20"/>
                <w:rtl w:val="0"/>
              </w:rPr>
              <w:t xml:space="preserve">Pricing keywords detected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0">
            <w:pPr>
              <w:spacing w:after="40" w:before="40" w:line="240" w:lineRule="auto"/>
              <w:rPr>
                <w:sz w:val="20"/>
                <w:szCs w:val="20"/>
              </w:rPr>
            </w:pPr>
            <w:r w:rsidDel="00000000" w:rsidR="00000000" w:rsidRPr="00000000">
              <w:rPr>
                <w:sz w:val="20"/>
                <w:szCs w:val="20"/>
                <w:rtl w:val="0"/>
              </w:rPr>
              <w:t xml:space="preserve">NLP keyword match on email subject/body: “quote,” “pricing,” “proposal,” “contract,” “terms,” “invoice”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1">
            <w:pPr>
              <w:spacing w:after="40" w:before="40" w:line="240" w:lineRule="auto"/>
              <w:rPr>
                <w:sz w:val="20"/>
                <w:szCs w:val="20"/>
              </w:rPr>
            </w:pPr>
            <w:r w:rsidDel="00000000" w:rsidR="00000000" w:rsidRPr="00000000">
              <w:rPr>
                <w:sz w:val="20"/>
                <w:szCs w:val="20"/>
                <w:rtl w:val="0"/>
              </w:rPr>
              <w:t xml:space="preserve">Medium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2">
            <w:pPr>
              <w:spacing w:after="40" w:before="40" w:line="240" w:lineRule="auto"/>
              <w:rPr>
                <w:sz w:val="20"/>
                <w:szCs w:val="20"/>
              </w:rPr>
            </w:pPr>
            <w:r w:rsidDel="00000000" w:rsidR="00000000" w:rsidRPr="00000000">
              <w:rPr>
                <w:sz w:val="20"/>
                <w:szCs w:val="20"/>
                <w:rtl w:val="0"/>
              </w:rPr>
              <w:t xml:space="preserve">No activity for N days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3">
            <w:pPr>
              <w:spacing w:after="40" w:before="40" w:line="240" w:lineRule="auto"/>
              <w:rPr>
                <w:i w:val="1"/>
                <w:iCs w:val="1"/>
                <w:sz w:val="20"/>
                <w:szCs w:val="20"/>
              </w:rPr>
            </w:pPr>
            <w:r w:rsidDel="00000000" w:rsidR="00000000" w:rsidRPr="00000000">
              <w:rPr>
                <w:sz w:val="20"/>
                <w:szCs w:val="20"/>
                <w:rtl w:val="0"/>
              </w:rPr>
              <w:t xml:space="preserve">Daily cron job - </w:t>
            </w:r>
            <w:r w:rsidDel="00000000" w:rsidR="00000000" w:rsidRPr="00000000">
              <w:rPr>
                <w:i w:val="1"/>
                <w:iCs w:val="1"/>
                <w:sz w:val="20"/>
                <w:szCs w:val="20"/>
                <w:rtl w:val="0"/>
              </w:rPr>
              <w:t xml:space="preserve">NOW() - last_activity_date &gt; 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4">
            <w:pPr>
              <w:spacing w:after="40" w:before="40" w:line="240" w:lineRule="auto"/>
              <w:rPr>
                <w:sz w:val="20"/>
                <w:szCs w:val="20"/>
              </w:rPr>
            </w:pPr>
            <w:r w:rsidDel="00000000" w:rsidR="00000000" w:rsidRPr="00000000">
              <w:rPr>
                <w:sz w:val="20"/>
                <w:szCs w:val="20"/>
                <w:rtl w:val="0"/>
              </w:rPr>
              <w:t xml:space="preserve">High</w:t>
            </w:r>
          </w:p>
        </w:tc>
      </w:tr>
    </w:tbl>
    <w:p w:rsidR="00000000" w:rsidDel="00000000" w:rsidP="00000000" w:rsidRDefault="00000000" w:rsidRPr="00000000" w14:paraId="000003B5">
      <w:pPr>
        <w:keepNext w:val="0"/>
        <w:keepLines w:val="0"/>
        <w:spacing w:after="0" w:line="240" w:lineRule="auto"/>
        <w:rPr>
          <w:b w:val="1"/>
          <w:bCs w:val="1"/>
        </w:rPr>
      </w:pPr>
      <w:r w:rsidDel="00000000" w:rsidR="00000000" w:rsidRPr="00000000">
        <w:rPr>
          <w:rtl w:val="0"/>
        </w:rPr>
      </w:r>
    </w:p>
    <w:p w:rsidR="00000000" w:rsidDel="00000000" w:rsidP="00000000" w:rsidRDefault="00000000" w:rsidRPr="00000000" w14:paraId="000003B6">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Edge Cases &amp; Failure States</w:t>
      </w:r>
    </w:p>
    <w:p w:rsidR="00000000" w:rsidDel="00000000" w:rsidP="00000000" w:rsidRDefault="00000000" w:rsidRPr="00000000" w14:paraId="000003B7">
      <w:pPr>
        <w:keepNext w:val="0"/>
        <w:keepLines w:val="0"/>
        <w:spacing w:after="0" w:line="240" w:lineRule="auto"/>
        <w:rPr>
          <w:b w:val="1"/>
          <w:bCs w:val="1"/>
        </w:rPr>
      </w:pPr>
      <w:r w:rsidDel="00000000" w:rsidR="00000000" w:rsidRPr="00000000">
        <w:rPr>
          <w:rtl w:val="0"/>
        </w:rPr>
      </w:r>
    </w:p>
    <w:tbl>
      <w:tblPr>
        <w:tblStyle w:val="Table32"/>
        <w:tblW w:w="1062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1.000000000001"/>
        <w:gridCol w:w="6939"/>
        <w:tblGridChange w:id="0">
          <w:tblGrid>
            <w:gridCol w:w="3681.000000000001"/>
            <w:gridCol w:w="693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B8">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B9">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System Behavior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A">
            <w:pPr>
              <w:spacing w:after="40" w:before="40" w:line="240" w:lineRule="auto"/>
              <w:rPr>
                <w:sz w:val="20"/>
                <w:szCs w:val="20"/>
              </w:rPr>
            </w:pPr>
            <w:r w:rsidDel="00000000" w:rsidR="00000000" w:rsidRPr="00000000">
              <w:rPr>
                <w:sz w:val="20"/>
                <w:szCs w:val="20"/>
                <w:rtl w:val="0"/>
              </w:rPr>
              <w:t xml:space="preserve">Email reply is from a colleague (CC’d), not the deal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B">
            <w:pPr>
              <w:spacing w:after="40" w:before="40" w:line="240" w:lineRule="auto"/>
              <w:rPr>
                <w:sz w:val="20"/>
                <w:szCs w:val="20"/>
              </w:rPr>
            </w:pPr>
            <w:r w:rsidDel="00000000" w:rsidR="00000000" w:rsidRPr="00000000">
              <w:rPr>
                <w:sz w:val="20"/>
                <w:szCs w:val="20"/>
                <w:rtl w:val="0"/>
              </w:rPr>
              <w:t xml:space="preserve">No stage change - rule only fires when the sender’s email matches the deal contact’s email</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C">
            <w:pPr>
              <w:spacing w:after="40" w:before="40" w:line="240" w:lineRule="auto"/>
              <w:rPr>
                <w:sz w:val="20"/>
                <w:szCs w:val="20"/>
              </w:rPr>
            </w:pPr>
            <w:r w:rsidDel="00000000" w:rsidR="00000000" w:rsidRPr="00000000">
              <w:rPr>
                <w:sz w:val="20"/>
                <w:szCs w:val="20"/>
                <w:rtl w:val="0"/>
              </w:rPr>
              <w:t xml:space="preserve">A meeting is scheduled but later cancelled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D">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Meeting cancellation event detected → revert to previous stage only if the deal hasn’t progressed further since</w:t>
            </w:r>
            <w:r w:rsidDel="00000000" w:rsidR="00000000" w:rsidRPr="00000000">
              <w:rPr>
                <w:rtl w:val="0"/>
              </w:rPr>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E">
            <w:pPr>
              <w:spacing w:after="40" w:before="40" w:line="240" w:lineRule="auto"/>
              <w:rPr>
                <w:sz w:val="20"/>
                <w:szCs w:val="20"/>
              </w:rPr>
            </w:pPr>
            <w:r w:rsidDel="00000000" w:rsidR="00000000" w:rsidRPr="00000000">
              <w:rPr>
                <w:sz w:val="20"/>
                <w:szCs w:val="20"/>
                <w:rtl w:val="0"/>
              </w:rPr>
              <w:t xml:space="preserve">Contact has multiple active deals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BF">
            <w:pPr>
              <w:spacing w:after="40" w:before="40" w:line="240" w:lineRule="auto"/>
              <w:rPr>
                <w:sz w:val="20"/>
                <w:szCs w:val="20"/>
              </w:rPr>
            </w:pPr>
            <w:r w:rsidDel="00000000" w:rsidR="00000000" w:rsidRPr="00000000">
              <w:rPr>
                <w:sz w:val="20"/>
                <w:szCs w:val="20"/>
                <w:rtl w:val="0"/>
              </w:rPr>
              <w:t xml:space="preserve">Rule applies to the deal most recently active (by </w:t>
            </w:r>
            <w:r w:rsidDel="00000000" w:rsidR="00000000" w:rsidRPr="00000000">
              <w:rPr>
                <w:i w:val="1"/>
                <w:iCs w:val="1"/>
                <w:sz w:val="20"/>
                <w:szCs w:val="20"/>
                <w:rtl w:val="0"/>
              </w:rPr>
              <w:t xml:space="preserve">last_activity_date</w:t>
            </w:r>
            <w:r w:rsidDel="00000000" w:rsidR="00000000" w:rsidRPr="00000000">
              <w:rPr>
                <w:sz w:val="20"/>
                <w:szCs w:val="20"/>
                <w:rtl w:val="0"/>
              </w:rPr>
              <w:t xml:space="preserve">). If ambiguous, apply to all matching deals and surface a notification: “Stage updated on 2 deals for Priya - verify in pipeline.”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0">
            <w:pPr>
              <w:spacing w:after="40" w:before="40" w:line="240" w:lineRule="auto"/>
              <w:rPr>
                <w:sz w:val="20"/>
                <w:szCs w:val="20"/>
              </w:rPr>
            </w:pPr>
            <w:r w:rsidDel="00000000" w:rsidR="00000000" w:rsidRPr="00000000">
              <w:rPr>
                <w:sz w:val="20"/>
                <w:szCs w:val="20"/>
                <w:rtl w:val="0"/>
              </w:rPr>
              <w:t xml:space="preserve">Internal email thread (founder to team member, CC’ing client)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1">
            <w:pPr>
              <w:spacing w:after="40" w:before="40" w:line="240" w:lineRule="auto"/>
              <w:rPr>
                <w:sz w:val="20"/>
                <w:szCs w:val="20"/>
              </w:rPr>
            </w:pPr>
            <w:r w:rsidDel="00000000" w:rsidR="00000000" w:rsidRPr="00000000">
              <w:rPr>
                <w:sz w:val="20"/>
                <w:szCs w:val="20"/>
                <w:rtl w:val="0"/>
              </w:rPr>
              <w:t xml:space="preserve">Exclude emails where all participants are internal domain. Only fire rules when at least one external participant matches a deal contact.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2">
            <w:pPr>
              <w:spacing w:after="40" w:before="40" w:line="240" w:lineRule="auto"/>
              <w:rPr>
                <w:sz w:val="20"/>
                <w:szCs w:val="20"/>
              </w:rPr>
            </w:pPr>
            <w:r w:rsidDel="00000000" w:rsidR="00000000" w:rsidRPr="00000000">
              <w:rPr>
                <w:sz w:val="20"/>
                <w:szCs w:val="20"/>
                <w:rtl w:val="0"/>
              </w:rPr>
              <w:t xml:space="preserve">Attachment is a signature image, not a proposal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3">
            <w:pPr>
              <w:spacing w:after="40" w:before="40" w:line="240" w:lineRule="auto"/>
              <w:rPr>
                <w:sz w:val="20"/>
                <w:szCs w:val="20"/>
              </w:rPr>
            </w:pPr>
            <w:r w:rsidDel="00000000" w:rsidR="00000000" w:rsidRPr="00000000">
              <w:rPr>
                <w:sz w:val="20"/>
                <w:szCs w:val="20"/>
                <w:rtl w:val="0"/>
              </w:rPr>
              <w:t xml:space="preserve">Filter attachments: skip files &lt;10KB (signature images), skip image-only files (PNG, JPG, GIF). Only trigger on PDF, DOCX, XLSX, PPTX, or ZIP.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4">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Founder manually moves deal backward (e.g., Negotiation → Demo Booked)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5">
            <w:pPr>
              <w:spacing w:after="40" w:before="40" w:line="240" w:lineRule="auto"/>
              <w:rPr>
                <w:sz w:val="20"/>
                <w:szCs w:val="20"/>
              </w:rPr>
            </w:pPr>
            <w:r w:rsidDel="00000000" w:rsidR="00000000" w:rsidRPr="00000000">
              <w:rPr>
                <w:sz w:val="20"/>
                <w:szCs w:val="20"/>
                <w:rtl w:val="0"/>
              </w:rPr>
              <w:t xml:space="preserve">24-hour override period - auto-rules are suppressed for this deal. Log: “Auto-movement paused - manual override by [Founder] at [time].”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6">
            <w:pPr>
              <w:spacing w:after="40" w:before="40" w:line="240" w:lineRule="auto"/>
              <w:rPr>
                <w:sz w:val="20"/>
                <w:szCs w:val="20"/>
              </w:rPr>
            </w:pPr>
            <w:r w:rsidDel="00000000" w:rsidR="00000000" w:rsidRPr="00000000">
              <w:rPr>
                <w:sz w:val="20"/>
                <w:szCs w:val="20"/>
                <w:rtl w:val="0"/>
              </w:rPr>
              <w:t xml:space="preserve">WhatsApp message is a broadcast, not a personal message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7">
            <w:pPr>
              <w:spacing w:after="40" w:before="40" w:line="240" w:lineRule="auto"/>
              <w:rPr>
                <w:sz w:val="20"/>
                <w:szCs w:val="20"/>
              </w:rPr>
            </w:pPr>
            <w:r w:rsidDel="00000000" w:rsidR="00000000" w:rsidRPr="00000000">
              <w:rPr>
                <w:sz w:val="20"/>
                <w:szCs w:val="20"/>
                <w:rtl w:val="0"/>
              </w:rPr>
              <w:t xml:space="preserve">WhatsApp Cloud API provides </w:t>
            </w:r>
            <w:r w:rsidDel="00000000" w:rsidR="00000000" w:rsidRPr="00000000">
              <w:rPr>
                <w:i w:val="1"/>
                <w:iCs w:val="1"/>
                <w:sz w:val="20"/>
                <w:szCs w:val="20"/>
                <w:rtl w:val="0"/>
              </w:rPr>
              <w:t xml:space="preserve">context.from</w:t>
            </w:r>
            <w:r w:rsidDel="00000000" w:rsidR="00000000" w:rsidRPr="00000000">
              <w:rPr>
                <w:sz w:val="20"/>
                <w:szCs w:val="20"/>
                <w:rtl w:val="0"/>
              </w:rPr>
              <w:t xml:space="preserve"> - only fire rules for direct messages, not broadcast or group messages</w:t>
            </w:r>
          </w:p>
        </w:tc>
      </w:tr>
    </w:tbl>
    <w:p w:rsidR="00000000" w:rsidDel="00000000" w:rsidP="00000000" w:rsidRDefault="00000000" w:rsidRPr="00000000" w14:paraId="000003C8">
      <w:pPr>
        <w:keepNext w:val="0"/>
        <w:keepLines w:val="0"/>
        <w:spacing w:after="0" w:line="240" w:lineRule="auto"/>
        <w:rPr>
          <w:b w:val="1"/>
          <w:bCs w:val="1"/>
          <w:color w:val="2e75b6"/>
          <w:sz w:val="20"/>
          <w:szCs w:val="20"/>
        </w:rPr>
      </w:pPr>
      <w:r w:rsidDel="00000000" w:rsidR="00000000" w:rsidRPr="00000000">
        <w:rPr>
          <w:rtl w:val="0"/>
        </w:rPr>
      </w:r>
    </w:p>
    <w:p w:rsidR="00000000" w:rsidDel="00000000" w:rsidP="00000000" w:rsidRDefault="00000000" w:rsidRPr="00000000" w14:paraId="000003C9">
      <w:pPr>
        <w:spacing w:line="240" w:lineRule="auto"/>
        <w:rPr>
          <w:b w:val="1"/>
          <w:bCs w:val="1"/>
          <w:color w:val="2e75b6"/>
          <w:sz w:val="24"/>
          <w:szCs w:val="24"/>
        </w:rPr>
      </w:pPr>
      <w:r w:rsidDel="00000000" w:rsidR="00000000" w:rsidRPr="00000000">
        <w:rPr>
          <w:b w:val="1"/>
          <w:bCs w:val="1"/>
          <w:color w:val="2e75b6"/>
          <w:sz w:val="24"/>
          <w:szCs w:val="24"/>
          <w:rtl w:val="0"/>
        </w:rPr>
        <w:t xml:space="preserve">Transparency &amp; Trust</w:t>
      </w:r>
    </w:p>
    <w:p w:rsidR="00000000" w:rsidDel="00000000" w:rsidP="00000000" w:rsidRDefault="00000000" w:rsidRPr="00000000" w14:paraId="000003CA">
      <w:pPr>
        <w:spacing w:after="180" w:before="180" w:line="240" w:lineRule="auto"/>
        <w:rPr>
          <w:sz w:val="20"/>
          <w:szCs w:val="20"/>
        </w:rPr>
      </w:pPr>
      <w:r w:rsidDel="00000000" w:rsidR="00000000" w:rsidRPr="00000000">
        <w:rPr>
          <w:sz w:val="20"/>
          <w:szCs w:val="20"/>
          <w:rtl w:val="0"/>
        </w:rPr>
        <w:t xml:space="preserve">Auto-movement is the highest-trust feature in the product. A single false positive (deal moved to the wrong stage) destroys confidence. Trust-building mechanisms:</w:t>
      </w:r>
    </w:p>
    <w:tbl>
      <w:tblPr>
        <w:tblStyle w:val="Table33"/>
        <w:tblW w:w="10515.0" w:type="dxa"/>
        <w:jc w:val="left"/>
        <w:tblInd w:w="-52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7725"/>
        <w:tblGridChange w:id="0">
          <w:tblGrid>
            <w:gridCol w:w="2790"/>
            <w:gridCol w:w="77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CB">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Mechanism</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C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D">
            <w:pPr>
              <w:spacing w:after="40" w:before="40" w:line="240" w:lineRule="auto"/>
              <w:rPr>
                <w:sz w:val="20"/>
                <w:szCs w:val="20"/>
              </w:rPr>
            </w:pPr>
            <w:r w:rsidDel="00000000" w:rsidR="00000000" w:rsidRPr="00000000">
              <w:rPr>
                <w:sz w:val="20"/>
                <w:szCs w:val="20"/>
                <w:rtl w:val="0"/>
              </w:rPr>
              <w:t xml:space="preserve">Stage change notifications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E">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Every auto-transition generates an in-app notification: “DealPilot moved ‘Solar Enterprise Q1’ from Engaged → Demo Booked (meeting detected with Priya at 2:30 PM)”</w:t>
            </w:r>
            <w:r w:rsidDel="00000000" w:rsidR="00000000" w:rsidRPr="00000000">
              <w:rPr>
                <w:rtl w:val="0"/>
              </w:rPr>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CF">
            <w:pPr>
              <w:spacing w:after="40" w:before="40" w:line="240" w:lineRule="auto"/>
              <w:rPr>
                <w:sz w:val="20"/>
                <w:szCs w:val="20"/>
              </w:rPr>
            </w:pPr>
            <w:r w:rsidDel="00000000" w:rsidR="00000000" w:rsidRPr="00000000">
              <w:rPr>
                <w:sz w:val="20"/>
                <w:szCs w:val="20"/>
                <w:rtl w:val="0"/>
              </w:rPr>
              <w:t xml:space="preserve">Timeline annotation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0">
            <w:pPr>
              <w:spacing w:after="40" w:before="40" w:line="240" w:lineRule="auto"/>
              <w:rPr>
                <w:sz w:val="20"/>
                <w:szCs w:val="20"/>
              </w:rPr>
            </w:pPr>
            <w:r w:rsidDel="00000000" w:rsidR="00000000" w:rsidRPr="00000000">
              <w:rPr>
                <w:sz w:val="20"/>
                <w:szCs w:val="20"/>
                <w:rtl w:val="0"/>
              </w:rPr>
              <w:t xml:space="preserve">Auto-transitions appear in the deal timeline with a ⚙️ system icon and the trigger event: “⚙️ Stage changed: Engaged → Demo Booked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1">
            <w:pPr>
              <w:spacing w:after="40" w:before="40" w:line="240" w:lineRule="auto"/>
              <w:rPr>
                <w:sz w:val="20"/>
                <w:szCs w:val="20"/>
              </w:rPr>
            </w:pPr>
            <w:r w:rsidDel="00000000" w:rsidR="00000000" w:rsidRPr="00000000">
              <w:rPr>
                <w:sz w:val="20"/>
                <w:szCs w:val="20"/>
                <w:rtl w:val="0"/>
              </w:rPr>
              <w:t xml:space="preserve">Undo within 1 hour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2">
            <w:pPr>
              <w:spacing w:after="40" w:before="40" w:line="240" w:lineRule="auto"/>
              <w:rPr>
                <w:sz w:val="20"/>
                <w:szCs w:val="20"/>
              </w:rPr>
            </w:pPr>
            <w:r w:rsidDel="00000000" w:rsidR="00000000" w:rsidRPr="00000000">
              <w:rPr>
                <w:sz w:val="20"/>
                <w:szCs w:val="20"/>
                <w:rtl w:val="0"/>
              </w:rPr>
              <w:t xml:space="preserve">Every auto-transition includes an “Undo” link in the notification. Tapping it reverts the deal to the previous stage immediately.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3">
            <w:pPr>
              <w:spacing w:after="40" w:before="40" w:line="240" w:lineRule="auto"/>
              <w:rPr>
                <w:sz w:val="20"/>
                <w:szCs w:val="20"/>
              </w:rPr>
            </w:pPr>
            <w:r w:rsidDel="00000000" w:rsidR="00000000" w:rsidRPr="00000000">
              <w:rPr>
                <w:sz w:val="20"/>
                <w:szCs w:val="20"/>
                <w:rtl w:val="0"/>
              </w:rPr>
              <w:t xml:space="preserve">Rule activity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4">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Settings → Pipeline Setup shows a log of the last 50 auto-transitions: timestamp, deal, from/to stage, trigger, rule ID. Founders can audit what the system is doing.</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5">
            <w:pPr>
              <w:spacing w:after="40" w:before="40" w:line="240" w:lineRule="auto"/>
              <w:rPr>
                <w:sz w:val="20"/>
                <w:szCs w:val="20"/>
              </w:rPr>
            </w:pPr>
            <w:r w:rsidDel="00000000" w:rsidR="00000000" w:rsidRPr="00000000">
              <w:rPr>
                <w:sz w:val="20"/>
                <w:szCs w:val="20"/>
                <w:rtl w:val="0"/>
              </w:rPr>
              <w:t xml:space="preserve">Confidence indicator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D6">
            <w:pPr>
              <w:spacing w:after="40" w:before="40" w:line="240" w:lineRule="auto"/>
              <w:rPr>
                <w:sz w:val="20"/>
                <w:szCs w:val="20"/>
              </w:rPr>
            </w:pPr>
            <w:r w:rsidDel="00000000" w:rsidR="00000000" w:rsidRPr="00000000">
              <w:rPr>
                <w:sz w:val="20"/>
                <w:szCs w:val="20"/>
                <w:rtl w:val="0"/>
              </w:rPr>
              <w:t xml:space="preserve">Rules display a confidence level (High / Medium) in the rule list. Medium-confidence rules (keyword detection) show a confirmation prompt to the founder instead of auto-executing.</w:t>
            </w:r>
          </w:p>
        </w:tc>
      </w:tr>
    </w:tbl>
    <w:p w:rsidR="00000000" w:rsidDel="00000000" w:rsidP="00000000" w:rsidRDefault="00000000" w:rsidRPr="00000000" w14:paraId="000003D7">
      <w:pPr>
        <w:pStyle w:val="Heading3"/>
        <w:spacing w:line="240" w:lineRule="auto"/>
        <w:rPr>
          <w:color w:val="2e75b6"/>
        </w:rPr>
      </w:pPr>
      <w:bookmarkStart w:colFirst="0" w:colLast="0" w:name="_io08xtfpda8x" w:id="64"/>
      <w:bookmarkEnd w:id="64"/>
      <w:r w:rsidDel="00000000" w:rsidR="00000000" w:rsidRPr="00000000">
        <w:rPr>
          <w:color w:val="2e75b6"/>
          <w:rtl w:val="0"/>
        </w:rPr>
        <w:t xml:space="preserve">8.4.2 Voice-Note-to-CRM</w:t>
      </w:r>
    </w:p>
    <w:p w:rsidR="00000000" w:rsidDel="00000000" w:rsidP="00000000" w:rsidRDefault="00000000" w:rsidRPr="00000000" w14:paraId="000003D8">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Purpose</w:t>
      </w:r>
    </w:p>
    <w:p w:rsidR="00000000" w:rsidDel="00000000" w:rsidP="00000000" w:rsidRDefault="00000000" w:rsidRPr="00000000" w14:paraId="000003D9">
      <w:pPr>
        <w:spacing w:after="180" w:before="180" w:line="240" w:lineRule="auto"/>
        <w:rPr/>
      </w:pPr>
      <w:r w:rsidDel="00000000" w:rsidR="00000000" w:rsidRPr="00000000">
        <w:rPr>
          <w:rtl w:val="0"/>
        </w:rPr>
        <w:t xml:space="preserve">Interview 1 (Sanket): “Sales consultants are expected to manually log call notes. Observed compliance is around 50%.” Interview 2: “Founders are unwilling to manually enter data after every call - it feels like admin, not selling.”</w:t>
      </w:r>
    </w:p>
    <w:p w:rsidR="00000000" w:rsidDel="00000000" w:rsidP="00000000" w:rsidRDefault="00000000" w:rsidRPr="00000000" w14:paraId="000003DA">
      <w:pPr>
        <w:spacing w:after="180" w:before="180" w:line="240" w:lineRule="auto"/>
        <w:rPr/>
      </w:pPr>
      <w:r w:rsidDel="00000000" w:rsidR="00000000" w:rsidRPr="00000000">
        <w:rPr>
          <w:rtl w:val="0"/>
        </w:rPr>
        <w:t xml:space="preserve">Voice-Note-to-CRM replaces typing with talking. After a sales call, the founder records a 30-second voice note. The system transcribes it, extracts structured deal fields (stage update, next action, promises, timeline), and presents them for one-tap confirmation. The entire flow takes under 60 seconds.</w:t>
      </w:r>
    </w:p>
    <w:p w:rsidR="00000000" w:rsidDel="00000000" w:rsidP="00000000" w:rsidRDefault="00000000" w:rsidRPr="00000000" w14:paraId="000003DB">
      <w:pPr>
        <w:spacing w:after="180" w:before="180" w:line="240" w:lineRule="auto"/>
        <w:rPr/>
      </w:pPr>
      <w:r w:rsidDel="00000000" w:rsidR="00000000" w:rsidRPr="00000000">
        <w:rPr>
          <w:rtl w:val="0"/>
        </w:rPr>
        <w:t xml:space="preserve">This feature targets the single largest data quality gap in founder-led CRM: post-call logging.</w:t>
      </w:r>
    </w:p>
    <w:p w:rsidR="00000000" w:rsidDel="00000000" w:rsidP="00000000" w:rsidRDefault="00000000" w:rsidRPr="00000000" w14:paraId="000003DC">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Technical Architecture</w:t>
      </w:r>
    </w:p>
    <w:p w:rsidR="00000000" w:rsidDel="00000000" w:rsidP="00000000" w:rsidRDefault="00000000" w:rsidRPr="00000000" w14:paraId="000003DD">
      <w:pPr>
        <w:spacing w:after="200" w:line="240" w:lineRule="auto"/>
        <w:rPr/>
      </w:pPr>
      <w:r w:rsidDel="00000000" w:rsidR="00000000" w:rsidRPr="00000000">
        <w:rPr>
          <w:rFonts w:ascii="Arial Unicode MS" w:cs="Arial Unicode MS" w:eastAsia="Arial Unicode MS" w:hAnsi="Arial Unicode MS"/>
          <w:rtl w:val="0"/>
        </w:rPr>
        <w:t xml:space="preserve">[Voice Recording] → [Speech-to-Text] → [Field Extraction] → [Review UI] → [CRM Update]</w:t>
        <w:br w:type="textWrapping"/>
        <w:t xml:space="preserve"> </w:t>
        <w:tab/>
        <w:t xml:space="preserve">(client)      </w:t>
        <w:tab/>
        <w:t xml:space="preserve">(Whisper API)   </w:t>
        <w:tab/>
        <w:t xml:space="preserve">(Rule-based +   </w:t>
        <w:tab/>
        <w:t xml:space="preserve">(client)  </w:t>
        <w:tab/>
        <w:t xml:space="preserve">(server)</w:t>
        <w:br w:type="textWrapping"/>
        <w:t xml:space="preserve">                    </w:t>
        <w:tab/>
        <w:t xml:space="preserve">$0.006/min     </w:t>
        <w:tab/>
        <w:t xml:space="preserve">keyword matching)</w:t>
      </w:r>
      <w:r w:rsidDel="00000000" w:rsidR="00000000" w:rsidRPr="00000000">
        <w:rPr>
          <w:rtl w:val="0"/>
        </w:rPr>
      </w:r>
    </w:p>
    <w:p w:rsidR="00000000" w:rsidDel="00000000" w:rsidP="00000000" w:rsidRDefault="00000000" w:rsidRPr="00000000" w14:paraId="000003DE">
      <w:pPr>
        <w:spacing w:after="180" w:before="180" w:line="240" w:lineRule="auto"/>
        <w:rPr>
          <w:b w:val="1"/>
          <w:bCs w:val="1"/>
          <w:sz w:val="24"/>
          <w:szCs w:val="24"/>
        </w:rPr>
      </w:pPr>
      <w:r w:rsidDel="00000000" w:rsidR="00000000" w:rsidRPr="00000000">
        <w:rPr>
          <w:b w:val="1"/>
          <w:bCs w:val="1"/>
          <w:sz w:val="24"/>
          <w:szCs w:val="24"/>
          <w:rtl w:val="0"/>
        </w:rPr>
        <w:t xml:space="preserve">Cost model for 100 calls/month at 30 seconds average (50 minutes total):</w:t>
      </w:r>
    </w:p>
    <w:tbl>
      <w:tblPr>
        <w:tblStyle w:val="Table34"/>
        <w:tblW w:w="9570.0" w:type="dxa"/>
        <w:jc w:val="left"/>
        <w:tblInd w:w="-216.0000000000000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4"/>
        <w:gridCol w:w="4086.000000000001"/>
        <w:gridCol w:w="1890"/>
        <w:tblGridChange w:id="0">
          <w:tblGrid>
            <w:gridCol w:w="3594"/>
            <w:gridCol w:w="4086.000000000001"/>
            <w:gridCol w:w="189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DF">
            <w:pPr>
              <w:spacing w:after="40" w:before="40" w:line="240" w:lineRule="auto"/>
              <w:rPr>
                <w:b w:val="1"/>
                <w:bCs w:val="1"/>
                <w:color w:val="ffffff"/>
              </w:rPr>
            </w:pPr>
            <w:r w:rsidDel="00000000" w:rsidR="00000000" w:rsidRPr="00000000">
              <w:rPr>
                <w:b w:val="1"/>
                <w:bCs w:val="1"/>
                <w:color w:val="ffffff"/>
                <w:rtl w:val="0"/>
              </w:rPr>
              <w:t xml:space="preserve">Component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E0">
            <w:pPr>
              <w:spacing w:after="40" w:before="40" w:line="240" w:lineRule="auto"/>
              <w:rPr>
                <w:b w:val="1"/>
                <w:bCs w:val="1"/>
                <w:color w:val="ffffff"/>
              </w:rPr>
            </w:pPr>
            <w:r w:rsidDel="00000000" w:rsidR="00000000" w:rsidRPr="00000000">
              <w:rPr>
                <w:b w:val="1"/>
                <w:bCs w:val="1"/>
                <w:color w:val="ffffff"/>
                <w:rtl w:val="0"/>
              </w:rPr>
              <w:t xml:space="preserve">Provider</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E1">
            <w:pPr>
              <w:spacing w:after="40" w:before="40" w:line="240" w:lineRule="auto"/>
              <w:rPr>
                <w:b w:val="1"/>
                <w:bCs w:val="1"/>
                <w:color w:val="ffffff"/>
              </w:rPr>
            </w:pPr>
            <w:r w:rsidDel="00000000" w:rsidR="00000000" w:rsidRPr="00000000">
              <w:rPr>
                <w:b w:val="1"/>
                <w:bCs w:val="1"/>
                <w:color w:val="ffffff"/>
                <w:rtl w:val="0"/>
              </w:rPr>
              <w:t xml:space="preserve">Cost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2">
            <w:pPr>
              <w:spacing w:after="40" w:before="40" w:line="240" w:lineRule="auto"/>
              <w:rPr>
                <w:sz w:val="20"/>
                <w:szCs w:val="20"/>
              </w:rPr>
            </w:pPr>
            <w:r w:rsidDel="00000000" w:rsidR="00000000" w:rsidRPr="00000000">
              <w:rPr>
                <w:sz w:val="20"/>
                <w:szCs w:val="20"/>
                <w:rtl w:val="0"/>
              </w:rPr>
              <w:t xml:space="preserve">Speech-to-text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3">
            <w:pPr>
              <w:spacing w:after="40" w:before="40" w:line="240" w:lineRule="auto"/>
              <w:rPr>
                <w:sz w:val="20"/>
                <w:szCs w:val="20"/>
              </w:rPr>
            </w:pPr>
            <w:r w:rsidDel="00000000" w:rsidR="00000000" w:rsidRPr="00000000">
              <w:rPr>
                <w:sz w:val="20"/>
                <w:szCs w:val="20"/>
                <w:rtl w:val="0"/>
              </w:rPr>
              <w:t xml:space="preserve">OpenAI Whisper API</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4">
            <w:pPr>
              <w:spacing w:after="40" w:before="40" w:line="240" w:lineRule="auto"/>
              <w:rPr>
                <w:sz w:val="20"/>
                <w:szCs w:val="20"/>
              </w:rPr>
            </w:pPr>
            <w:r w:rsidDel="00000000" w:rsidR="00000000" w:rsidRPr="00000000">
              <w:rPr>
                <w:sz w:val="20"/>
                <w:szCs w:val="20"/>
                <w:rtl w:val="0"/>
              </w:rPr>
              <w:t xml:space="preserve">~$0.30/month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5">
            <w:pPr>
              <w:spacing w:after="40" w:before="40" w:line="240" w:lineRule="auto"/>
              <w:rPr>
                <w:sz w:val="20"/>
                <w:szCs w:val="20"/>
              </w:rPr>
            </w:pPr>
            <w:r w:rsidDel="00000000" w:rsidR="00000000" w:rsidRPr="00000000">
              <w:rPr>
                <w:sz w:val="20"/>
                <w:szCs w:val="20"/>
                <w:rtl w:val="0"/>
              </w:rPr>
              <w:t xml:space="preserve">Field extraction (rule-based)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6">
            <w:pPr>
              <w:spacing w:after="40" w:before="40" w:line="240" w:lineRule="auto"/>
              <w:rPr>
                <w:sz w:val="20"/>
                <w:szCs w:val="20"/>
              </w:rPr>
            </w:pPr>
            <w:r w:rsidDel="00000000" w:rsidR="00000000" w:rsidRPr="00000000">
              <w:rPr>
                <w:sz w:val="20"/>
                <w:szCs w:val="20"/>
                <w:rtl w:val="0"/>
              </w:rPr>
              <w:t xml:space="preserve">Internal logic, no external API</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7">
            <w:pPr>
              <w:spacing w:after="40" w:before="40" w:line="240" w:lineRule="auto"/>
              <w:rPr>
                <w:sz w:val="20"/>
                <w:szCs w:val="20"/>
              </w:rPr>
            </w:pPr>
            <w:r w:rsidDel="00000000" w:rsidR="00000000" w:rsidRPr="00000000">
              <w:rPr>
                <w:sz w:val="20"/>
                <w:szCs w:val="20"/>
                <w:rtl w:val="0"/>
              </w:rPr>
              <w:t xml:space="preserve">$0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8">
            <w:pPr>
              <w:spacing w:after="40" w:before="40" w:line="240" w:lineRule="auto"/>
              <w:rPr>
                <w:sz w:val="20"/>
                <w:szCs w:val="20"/>
              </w:rPr>
            </w:pPr>
            <w:r w:rsidDel="00000000" w:rsidR="00000000" w:rsidRPr="00000000">
              <w:rPr>
                <w:sz w:val="20"/>
                <w:szCs w:val="20"/>
                <w:rtl w:val="0"/>
              </w:rPr>
              <w:t xml:space="preserve">Field extraction (V2: LLM)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9">
            <w:pPr>
              <w:spacing w:after="40" w:before="40" w:line="240" w:lineRule="auto"/>
              <w:rPr>
                <w:sz w:val="20"/>
                <w:szCs w:val="20"/>
              </w:rPr>
            </w:pPr>
            <w:r w:rsidDel="00000000" w:rsidR="00000000" w:rsidRPr="00000000">
              <w:rPr>
                <w:sz w:val="20"/>
                <w:szCs w:val="20"/>
                <w:rtl w:val="0"/>
              </w:rPr>
              <w:t xml:space="preserve">GPT-4o-mini for complex notes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A">
            <w:pPr>
              <w:spacing w:after="40" w:before="40" w:line="240" w:lineRule="auto"/>
              <w:rPr>
                <w:sz w:val="20"/>
                <w:szCs w:val="20"/>
              </w:rPr>
            </w:pPr>
            <w:r w:rsidDel="00000000" w:rsidR="00000000" w:rsidRPr="00000000">
              <w:rPr>
                <w:sz w:val="20"/>
                <w:szCs w:val="20"/>
                <w:rtl w:val="0"/>
              </w:rPr>
              <w:t xml:space="preserve">~$2–5/month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B">
            <w:pPr>
              <w:spacing w:after="40" w:before="40" w:line="240"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C">
            <w:pPr>
              <w:spacing w:after="40" w:before="4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ED">
            <w:pPr>
              <w:spacing w:after="40" w:before="40" w:line="240" w:lineRule="auto"/>
              <w:rPr>
                <w:b w:val="1"/>
                <w:bCs w:val="1"/>
                <w:sz w:val="20"/>
                <w:szCs w:val="20"/>
              </w:rPr>
            </w:pPr>
            <w:r w:rsidDel="00000000" w:rsidR="00000000" w:rsidRPr="00000000">
              <w:rPr>
                <w:b w:val="1"/>
                <w:bCs w:val="1"/>
                <w:sz w:val="20"/>
                <w:szCs w:val="20"/>
                <w:rtl w:val="0"/>
              </w:rPr>
              <w:t xml:space="preserve">&lt;$6/month</w:t>
            </w:r>
          </w:p>
        </w:tc>
      </w:tr>
    </w:tbl>
    <w:p w:rsidR="00000000" w:rsidDel="00000000" w:rsidP="00000000" w:rsidRDefault="00000000" w:rsidRPr="00000000" w14:paraId="000003EE">
      <w:pPr>
        <w:spacing w:after="180" w:before="180" w:line="240" w:lineRule="auto"/>
        <w:rPr>
          <w:sz w:val="24"/>
          <w:szCs w:val="24"/>
        </w:rPr>
      </w:pPr>
      <w:r w:rsidDel="00000000" w:rsidR="00000000" w:rsidRPr="00000000">
        <w:rPr>
          <w:sz w:val="24"/>
          <w:szCs w:val="24"/>
          <w:rtl w:val="0"/>
        </w:rPr>
        <w:t xml:space="preserve">The Whisper API handles Hindi, Marathi, and Hinglish (Hindi-English code-switching) natively across 50+ languages. For V2, Sarvam AI’s Saaras v3 model offers India-optimized transcription across 22 Indian languages.</w:t>
      </w:r>
    </w:p>
    <w:p w:rsidR="00000000" w:rsidDel="00000000" w:rsidP="00000000" w:rsidRDefault="00000000" w:rsidRPr="00000000" w14:paraId="000003EF">
      <w:pPr>
        <w:spacing w:after="180" w:before="180" w:line="240" w:lineRule="auto"/>
        <w:ind w:hanging="90"/>
        <w:rPr>
          <w:b w:val="1"/>
          <w:bCs w:val="1"/>
          <w:color w:val="4f81bd"/>
        </w:rPr>
      </w:pPr>
      <w:r w:rsidDel="00000000" w:rsidR="00000000" w:rsidRPr="00000000">
        <w:rPr>
          <w:b w:val="1"/>
          <w:bCs w:val="1"/>
          <w:color w:val="4f81bd"/>
          <w:rtl w:val="0"/>
        </w:rPr>
        <w:t xml:space="preserve">User Flow</w:t>
      </w:r>
    </w:p>
    <w:p w:rsidR="00000000" w:rsidDel="00000000" w:rsidP="00000000" w:rsidRDefault="00000000" w:rsidRPr="00000000" w14:paraId="000003F0">
      <w:pPr>
        <w:spacing w:after="100" w:before="100" w:line="240" w:lineRule="auto"/>
        <w:ind w:left="90" w:right="480" w:hanging="390"/>
        <w:rPr/>
      </w:pPr>
      <w:r w:rsidDel="00000000" w:rsidR="00000000" w:rsidRPr="00000000">
        <w:rPr>
          <w:rFonts w:ascii="Arial Unicode MS" w:cs="Arial Unicode MS" w:eastAsia="Arial Unicode MS" w:hAnsi="Arial Unicode MS"/>
          <w:b w:val="1"/>
          <w:bCs w:val="1"/>
          <w:rtl w:val="0"/>
        </w:rPr>
        <w:t xml:space="preserve">See Section 3: User Flow Diagrams → Flow 3: Voice-Note-to-CRM</w:t>
      </w:r>
      <w:r w:rsidDel="00000000" w:rsidR="00000000" w:rsidRPr="00000000">
        <w:rPr>
          <w:rtl w:val="0"/>
        </w:rPr>
        <w:t xml:space="preserve"> for the complete 6-state flow.</w:t>
      </w:r>
    </w:p>
    <w:p w:rsidR="00000000" w:rsidDel="00000000" w:rsidP="00000000" w:rsidRDefault="00000000" w:rsidRPr="00000000" w14:paraId="000003F1">
      <w:pPr>
        <w:spacing w:after="180" w:before="180" w:line="240" w:lineRule="auto"/>
        <w:ind w:left="-180" w:firstLine="0"/>
        <w:rPr/>
      </w:pPr>
      <w:r w:rsidDel="00000000" w:rsidR="00000000" w:rsidRPr="00000000">
        <w:rPr>
          <w:rFonts w:ascii="Arial Unicode MS" w:cs="Arial Unicode MS" w:eastAsia="Arial Unicode MS" w:hAnsi="Arial Unicode MS"/>
          <w:rtl w:val="0"/>
        </w:rPr>
        <w:t xml:space="preserve">The voice logging flow has 6 states: Trigger → Record → Process → Extract → Review → Save. Key design decisions:</w:t>
      </w:r>
      <w:r w:rsidDel="00000000" w:rsidR="00000000" w:rsidRPr="00000000">
        <w:rPr>
          <w:rtl w:val="0"/>
        </w:rPr>
      </w:r>
    </w:p>
    <w:p w:rsidR="00000000" w:rsidDel="00000000" w:rsidP="00000000" w:rsidRDefault="00000000" w:rsidRPr="00000000" w14:paraId="000003F2">
      <w:pPr>
        <w:spacing w:after="180" w:before="180" w:line="240" w:lineRule="auto"/>
        <w:ind w:left="-180" w:firstLine="0"/>
        <w:rPr/>
      </w:pPr>
      <w:r w:rsidDel="00000000" w:rsidR="00000000" w:rsidRPr="00000000">
        <w:rPr>
          <w:b w:val="1"/>
          <w:bCs w:val="1"/>
          <w:rtl w:val="0"/>
        </w:rPr>
        <w:t xml:space="preserve">Three entry points</w:t>
      </w:r>
      <w:r w:rsidDel="00000000" w:rsidR="00000000" w:rsidRPr="00000000">
        <w:rPr>
          <w:rtl w:val="0"/>
        </w:rPr>
        <w:t xml:space="preserve"> ensure the feature is always accessible: (1) Floating Action Button on every screen (general), (2) Deal Detail quick-add bar (deal pre-linked), (3) Post-call auto-prompt 2 minutes after a calendar meeting ends (deal + contact pre-linked).</w:t>
      </w:r>
    </w:p>
    <w:p w:rsidR="00000000" w:rsidDel="00000000" w:rsidP="00000000" w:rsidRDefault="00000000" w:rsidRPr="00000000" w14:paraId="000003F3">
      <w:pPr>
        <w:spacing w:after="180" w:before="180" w:line="240" w:lineRule="auto"/>
        <w:ind w:left="-90" w:firstLine="0"/>
        <w:rPr/>
      </w:pPr>
      <w:r w:rsidDel="00000000" w:rsidR="00000000" w:rsidRPr="00000000">
        <w:rPr>
          <w:b w:val="1"/>
          <w:bCs w:val="1"/>
          <w:rtl w:val="0"/>
        </w:rPr>
        <w:t xml:space="preserve">Recording</w:t>
      </w:r>
      <w:r w:rsidDel="00000000" w:rsidR="00000000" w:rsidRPr="00000000">
        <w:rPr>
          <w:rtl w:val="0"/>
        </w:rPr>
        <w:t xml:space="preserve"> is capped at 2 minutes. Most founder notes are 15–30 seconds. The mic button pulses with a red ring and shows a waveform visualization.</w:t>
      </w:r>
    </w:p>
    <w:p w:rsidR="00000000" w:rsidDel="00000000" w:rsidP="00000000" w:rsidRDefault="00000000" w:rsidRPr="00000000" w14:paraId="000003F4">
      <w:pPr>
        <w:spacing w:after="180" w:before="180" w:line="240" w:lineRule="auto"/>
        <w:ind w:hanging="90"/>
        <w:rPr/>
      </w:pPr>
      <w:r w:rsidDel="00000000" w:rsidR="00000000" w:rsidRPr="00000000">
        <w:rPr>
          <w:b w:val="1"/>
          <w:bCs w:val="1"/>
          <w:rtl w:val="0"/>
        </w:rPr>
        <w:t xml:space="preserve">Field extraction</w:t>
      </w:r>
      <w:r w:rsidDel="00000000" w:rsidR="00000000" w:rsidRPr="00000000">
        <w:rPr>
          <w:rtl w:val="0"/>
        </w:rPr>
        <w:t xml:space="preserve"> uses rule-based keyword matching (no LLM in MVP):</w:t>
      </w:r>
    </w:p>
    <w:tbl>
      <w:tblPr>
        <w:tblStyle w:val="Table35"/>
        <w:tblW w:w="10548.0" w:type="dxa"/>
        <w:jc w:val="left"/>
        <w:tblInd w:w="-648.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095"/>
        <w:gridCol w:w="4667.999999999999"/>
        <w:tblGridChange w:id="0">
          <w:tblGrid>
            <w:gridCol w:w="1785"/>
            <w:gridCol w:w="4095"/>
            <w:gridCol w:w="4667.99999999999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F5">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F6">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Extraction Method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3F7">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8">
            <w:pPr>
              <w:spacing w:after="40" w:before="40" w:line="240" w:lineRule="auto"/>
              <w:rPr>
                <w:sz w:val="20"/>
                <w:szCs w:val="20"/>
              </w:rPr>
            </w:pPr>
            <w:r w:rsidDel="00000000" w:rsidR="00000000" w:rsidRPr="00000000">
              <w:rPr>
                <w:sz w:val="20"/>
                <w:szCs w:val="20"/>
                <w:rtl w:val="0"/>
              </w:rPr>
              <w:t xml:space="preserve">Deal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9">
            <w:pPr>
              <w:spacing w:after="40" w:before="40" w:line="240" w:lineRule="auto"/>
              <w:rPr>
                <w:sz w:val="20"/>
                <w:szCs w:val="20"/>
              </w:rPr>
            </w:pPr>
            <w:r w:rsidDel="00000000" w:rsidR="00000000" w:rsidRPr="00000000">
              <w:rPr>
                <w:sz w:val="20"/>
                <w:szCs w:val="20"/>
                <w:rtl w:val="0"/>
              </w:rPr>
              <w:t xml:space="preserve">Match contact/company names from existing records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A">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“Spoke to Amit from SolarMax” → Deal: SolarMax Enterprise</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B">
            <w:pPr>
              <w:spacing w:after="40" w:before="40" w:line="240" w:lineRule="auto"/>
              <w:rPr>
                <w:sz w:val="20"/>
                <w:szCs w:val="20"/>
              </w:rPr>
            </w:pPr>
            <w:r w:rsidDel="00000000" w:rsidR="00000000" w:rsidRPr="00000000">
              <w:rPr>
                <w:sz w:val="20"/>
                <w:szCs w:val="20"/>
                <w:rtl w:val="0"/>
              </w:rPr>
              <w:t xml:space="preserve">Stage Update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C">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Keyword → stage vocabulary map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D">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“He wants a pilot” → Negotiation</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E">
            <w:pPr>
              <w:spacing w:after="40" w:before="40" w:line="240" w:lineRule="auto"/>
              <w:rPr>
                <w:sz w:val="20"/>
                <w:szCs w:val="20"/>
              </w:rPr>
            </w:pPr>
            <w:r w:rsidDel="00000000" w:rsidR="00000000" w:rsidRPr="00000000">
              <w:rPr>
                <w:sz w:val="20"/>
                <w:szCs w:val="20"/>
                <w:rtl w:val="0"/>
              </w:rPr>
              <w:t xml:space="preserve">Next Action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3FF">
            <w:pPr>
              <w:spacing w:after="40" w:before="40" w:line="240" w:lineRule="auto"/>
              <w:rPr>
                <w:sz w:val="20"/>
                <w:szCs w:val="20"/>
              </w:rPr>
            </w:pPr>
            <w:r w:rsidDel="00000000" w:rsidR="00000000" w:rsidRPr="00000000">
              <w:rPr>
                <w:sz w:val="20"/>
                <w:szCs w:val="20"/>
                <w:rtl w:val="0"/>
              </w:rPr>
              <w:t xml:space="preserve">Sentences with action verbs after “need to,” “should,” “will”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0">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“Need to loop in CTO” → Schedule call with CTO</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1">
            <w:pPr>
              <w:spacing w:after="40" w:before="40" w:line="240" w:lineRule="auto"/>
              <w:rPr>
                <w:sz w:val="20"/>
                <w:szCs w:val="20"/>
              </w:rPr>
            </w:pPr>
            <w:r w:rsidDel="00000000" w:rsidR="00000000" w:rsidRPr="00000000">
              <w:rPr>
                <w:sz w:val="20"/>
                <w:szCs w:val="20"/>
                <w:rtl w:val="0"/>
              </w:rPr>
              <w:t xml:space="preserve">Timeline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2">
            <w:pPr>
              <w:spacing w:after="40" w:before="40" w:line="240" w:lineRule="auto"/>
              <w:rPr>
                <w:sz w:val="20"/>
                <w:szCs w:val="20"/>
              </w:rPr>
            </w:pPr>
            <w:r w:rsidDel="00000000" w:rsidR="00000000" w:rsidRPr="00000000">
              <w:rPr>
                <w:sz w:val="20"/>
                <w:szCs w:val="20"/>
                <w:rtl w:val="0"/>
              </w:rPr>
              <w:t xml:space="preserve">Date/time entity extraction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3">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“by January” → January 2027</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4">
            <w:pPr>
              <w:spacing w:after="40" w:before="40" w:line="240" w:lineRule="auto"/>
              <w:rPr>
                <w:sz w:val="20"/>
                <w:szCs w:val="20"/>
              </w:rPr>
            </w:pPr>
            <w:r w:rsidDel="00000000" w:rsidR="00000000" w:rsidRPr="00000000">
              <w:rPr>
                <w:sz w:val="20"/>
                <w:szCs w:val="20"/>
                <w:rtl w:val="0"/>
              </w:rPr>
              <w:t xml:space="preserve">Promises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5">
            <w:pPr>
              <w:spacing w:after="40" w:before="40" w:line="240" w:lineRule="auto"/>
              <w:rPr>
                <w:sz w:val="20"/>
                <w:szCs w:val="20"/>
              </w:rPr>
            </w:pPr>
            <w:r w:rsidDel="00000000" w:rsidR="00000000" w:rsidRPr="00000000">
              <w:rPr>
                <w:sz w:val="20"/>
                <w:szCs w:val="20"/>
                <w:rtl w:val="0"/>
              </w:rPr>
              <w:t xml:space="preserve">Sentences with “I told him,” “we agreed,” “I’ll send”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6">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“10% discount on annual” → Promise logged</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7">
            <w:pPr>
              <w:spacing w:after="40" w:before="40" w:line="240" w:lineRule="auto"/>
              <w:rPr>
                <w:sz w:val="20"/>
                <w:szCs w:val="20"/>
              </w:rPr>
            </w:pPr>
            <w:r w:rsidDel="00000000" w:rsidR="00000000" w:rsidRPr="00000000">
              <w:rPr>
                <w:sz w:val="20"/>
                <w:szCs w:val="20"/>
                <w:rtl w:val="0"/>
              </w:rPr>
              <w:t xml:space="preserve">Key Notes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8">
            <w:pPr>
              <w:spacing w:after="40" w:before="40" w:line="240" w:lineRule="auto"/>
              <w:rPr>
                <w:sz w:val="20"/>
                <w:szCs w:val="20"/>
              </w:rPr>
            </w:pPr>
            <w:r w:rsidDel="00000000" w:rsidR="00000000" w:rsidRPr="00000000">
              <w:rPr>
                <w:sz w:val="20"/>
                <w:szCs w:val="20"/>
                <w:rtl w:val="0"/>
              </w:rPr>
              <w:t xml:space="preserve">Remainder not captured by other fields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9">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“Also evaluating Zoho” → Notes</w:t>
            </w:r>
            <w:r w:rsidDel="00000000" w:rsidR="00000000" w:rsidRPr="00000000">
              <w:rPr>
                <w:rtl w:val="0"/>
              </w:rPr>
            </w:r>
          </w:p>
        </w:tc>
      </w:tr>
    </w:tbl>
    <w:p w:rsidR="00000000" w:rsidDel="00000000" w:rsidP="00000000" w:rsidRDefault="00000000" w:rsidRPr="00000000" w14:paraId="0000040A">
      <w:pPr>
        <w:spacing w:after="180" w:before="180" w:line="240" w:lineRule="auto"/>
        <w:ind w:hanging="270"/>
        <w:rPr>
          <w:sz w:val="20"/>
          <w:szCs w:val="20"/>
        </w:rPr>
      </w:pPr>
      <w:r w:rsidDel="00000000" w:rsidR="00000000" w:rsidRPr="00000000">
        <w:rPr>
          <w:b w:val="1"/>
          <w:bCs w:val="1"/>
          <w:sz w:val="20"/>
          <w:szCs w:val="20"/>
          <w:rtl w:val="0"/>
        </w:rPr>
        <w:t xml:space="preserve">Review screen</w:t>
      </w:r>
      <w:r w:rsidDel="00000000" w:rsidR="00000000" w:rsidRPr="00000000">
        <w:rPr>
          <w:rFonts w:ascii="Arial Unicode MS" w:cs="Arial Unicode MS" w:eastAsia="Arial Unicode MS" w:hAnsi="Arial Unicode MS"/>
          <w:sz w:val="20"/>
          <w:szCs w:val="20"/>
          <w:rtl w:val="0"/>
        </w:rPr>
        <w:t xml:space="preserve"> shows the transcript (editable) and extracted fields with confidence indicators: ✓ (high confidence) or ? (uncertain, highlighted with yellow border). The founder edits only what’s wrong and taps Save.</w:t>
      </w:r>
      <w:r w:rsidDel="00000000" w:rsidR="00000000" w:rsidRPr="00000000">
        <w:rPr>
          <w:rtl w:val="0"/>
        </w:rPr>
      </w:r>
    </w:p>
    <w:p w:rsidR="00000000" w:rsidDel="00000000" w:rsidP="00000000" w:rsidRDefault="00000000" w:rsidRPr="00000000" w14:paraId="0000040B">
      <w:pPr>
        <w:spacing w:after="180" w:before="180" w:line="240" w:lineRule="auto"/>
        <w:ind w:hanging="270"/>
        <w:rPr>
          <w:b w:val="1"/>
          <w:bCs w:val="1"/>
          <w:color w:val="4f81bd"/>
          <w:sz w:val="24"/>
          <w:szCs w:val="24"/>
        </w:rPr>
      </w:pPr>
      <w:r w:rsidDel="00000000" w:rsidR="00000000" w:rsidRPr="00000000">
        <w:rPr>
          <w:b w:val="1"/>
          <w:bCs w:val="1"/>
          <w:color w:val="4f81bd"/>
          <w:sz w:val="24"/>
          <w:szCs w:val="24"/>
          <w:rtl w:val="0"/>
        </w:rPr>
        <w:t xml:space="preserve">Edge Cases</w:t>
      </w:r>
    </w:p>
    <w:tbl>
      <w:tblPr>
        <w:tblStyle w:val="Table36"/>
        <w:tblW w:w="10557.000000000004" w:type="dxa"/>
        <w:jc w:val="left"/>
        <w:tblInd w:w="-5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7602.000000000002"/>
        <w:tblGridChange w:id="0">
          <w:tblGrid>
            <w:gridCol w:w="2955"/>
            <w:gridCol w:w="7602.0000000000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0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0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System Behavior</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E">
            <w:pPr>
              <w:spacing w:after="40" w:before="40" w:line="240" w:lineRule="auto"/>
              <w:rPr>
                <w:sz w:val="20"/>
                <w:szCs w:val="20"/>
              </w:rPr>
            </w:pPr>
            <w:r w:rsidDel="00000000" w:rsidR="00000000" w:rsidRPr="00000000">
              <w:rPr>
                <w:sz w:val="20"/>
                <w:szCs w:val="20"/>
                <w:rtl w:val="0"/>
              </w:rPr>
              <w:t xml:space="preserve">Transcript is empty or inaudible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0F">
            <w:pPr>
              <w:spacing w:after="40" w:before="40" w:line="240" w:lineRule="auto"/>
              <w:rPr>
                <w:sz w:val="20"/>
                <w:szCs w:val="20"/>
              </w:rPr>
            </w:pPr>
            <w:r w:rsidDel="00000000" w:rsidR="00000000" w:rsidRPr="00000000">
              <w:rPr>
                <w:sz w:val="20"/>
                <w:szCs w:val="20"/>
                <w:rtl w:val="0"/>
              </w:rPr>
              <w:t xml:space="preserve">Show: “We couldn’t transcribe this recording. Try again in a quieter environment, or type your notes instead.” Offer text input fallback.</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0">
            <w:pPr>
              <w:spacing w:after="40" w:before="40" w:line="240" w:lineRule="auto"/>
              <w:rPr>
                <w:sz w:val="20"/>
                <w:szCs w:val="20"/>
              </w:rPr>
            </w:pPr>
            <w:r w:rsidDel="00000000" w:rsidR="00000000" w:rsidRPr="00000000">
              <w:rPr>
                <w:sz w:val="20"/>
                <w:szCs w:val="20"/>
                <w:rtl w:val="0"/>
              </w:rPr>
              <w:t xml:space="preserve">No deal match found in transcript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1">
            <w:pPr>
              <w:spacing w:after="40" w:before="40" w:line="240" w:lineRule="auto"/>
              <w:rPr>
                <w:sz w:val="20"/>
                <w:szCs w:val="20"/>
              </w:rPr>
            </w:pPr>
            <w:r w:rsidDel="00000000" w:rsidR="00000000" w:rsidRPr="00000000">
              <w:rPr>
                <w:sz w:val="20"/>
                <w:szCs w:val="20"/>
                <w:rtl w:val="0"/>
              </w:rPr>
              <w:t xml:space="preserve">Show deal dropdown with “Select a deal” placeholder. Auto-suggest top 3 most recent deals. Allow “Create new deal” inline.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2">
            <w:pPr>
              <w:spacing w:after="40" w:before="40" w:line="240" w:lineRule="auto"/>
              <w:rPr>
                <w:sz w:val="20"/>
                <w:szCs w:val="20"/>
              </w:rPr>
            </w:pPr>
            <w:r w:rsidDel="00000000" w:rsidR="00000000" w:rsidRPr="00000000">
              <w:rPr>
                <w:sz w:val="20"/>
                <w:szCs w:val="20"/>
                <w:rtl w:val="0"/>
              </w:rPr>
              <w:t xml:space="preserve">Founder speaks in mixed Hindi-English (Hinglish)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3">
            <w:pPr>
              <w:spacing w:after="40" w:before="40" w:line="240" w:lineRule="auto"/>
              <w:rPr>
                <w:sz w:val="20"/>
                <w:szCs w:val="20"/>
              </w:rPr>
            </w:pPr>
            <w:r w:rsidDel="00000000" w:rsidR="00000000" w:rsidRPr="00000000">
              <w:rPr>
                <w:sz w:val="20"/>
                <w:szCs w:val="20"/>
                <w:rtl w:val="0"/>
              </w:rPr>
              <w:t xml:space="preserve">Whisper handles Hinglish natively. Field extraction keywords include Hindi equivalents: “bhejenge” (will send), “meeting rakh do” (schedule meeting), “price bataya” (shared pricing).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4">
            <w:pPr>
              <w:spacing w:after="40" w:before="40" w:line="240" w:lineRule="auto"/>
              <w:rPr>
                <w:sz w:val="20"/>
                <w:szCs w:val="20"/>
              </w:rPr>
            </w:pPr>
            <w:r w:rsidDel="00000000" w:rsidR="00000000" w:rsidRPr="00000000">
              <w:rPr>
                <w:sz w:val="20"/>
                <w:szCs w:val="20"/>
                <w:rtl w:val="0"/>
              </w:rPr>
              <w:t xml:space="preserve">Recording is &gt;2 minutes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5">
            <w:pPr>
              <w:spacing w:after="40" w:before="40" w:line="240" w:lineRule="auto"/>
              <w:rPr>
                <w:sz w:val="20"/>
                <w:szCs w:val="20"/>
              </w:rPr>
            </w:pPr>
            <w:r w:rsidDel="00000000" w:rsidR="00000000" w:rsidRPr="00000000">
              <w:rPr>
                <w:sz w:val="20"/>
                <w:szCs w:val="20"/>
                <w:rtl w:val="0"/>
              </w:rPr>
              <w:t xml:space="preserve">Auto-stop at 2:00 with message: “Recording saved (2:00). For longer notes, you can record multiple clips.” Process the full 2 minutes.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6">
            <w:pPr>
              <w:spacing w:after="40" w:before="40" w:line="240" w:lineRule="auto"/>
              <w:rPr>
                <w:sz w:val="20"/>
                <w:szCs w:val="20"/>
              </w:rPr>
            </w:pPr>
            <w:r w:rsidDel="00000000" w:rsidR="00000000" w:rsidRPr="00000000">
              <w:rPr>
                <w:sz w:val="20"/>
                <w:szCs w:val="20"/>
                <w:rtl w:val="0"/>
              </w:rPr>
              <w:t xml:space="preserve">Multiple deals mentioned in one note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7">
            <w:pPr>
              <w:spacing w:after="40" w:before="40" w:line="240" w:lineRule="auto"/>
              <w:rPr>
                <w:sz w:val="20"/>
                <w:szCs w:val="20"/>
              </w:rPr>
            </w:pPr>
            <w:r w:rsidDel="00000000" w:rsidR="00000000" w:rsidRPr="00000000">
              <w:rPr>
                <w:sz w:val="20"/>
                <w:szCs w:val="20"/>
                <w:rtl w:val="0"/>
              </w:rPr>
              <w:t xml:space="preserve">Extract the primary deal (most keywords associated). Flag: “This note may relate to multiple deals. Currently linked to [Deal A]. Add to [Deal B] as well?”</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8">
            <w:pPr>
              <w:spacing w:after="40" w:before="40" w:line="240" w:lineRule="auto"/>
              <w:rPr>
                <w:sz w:val="20"/>
                <w:szCs w:val="20"/>
              </w:rPr>
            </w:pPr>
            <w:r w:rsidDel="00000000" w:rsidR="00000000" w:rsidRPr="00000000">
              <w:rPr>
                <w:sz w:val="20"/>
                <w:szCs w:val="20"/>
                <w:rtl w:val="0"/>
              </w:rPr>
              <w:t xml:space="preserve">Founder says “delete that” or “actually, scratch that”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9">
            <w:pPr>
              <w:spacing w:after="40" w:before="40" w:line="240" w:lineRule="auto"/>
              <w:rPr>
                <w:sz w:val="20"/>
                <w:szCs w:val="20"/>
              </w:rPr>
            </w:pPr>
            <w:r w:rsidDel="00000000" w:rsidR="00000000" w:rsidRPr="00000000">
              <w:rPr>
                <w:sz w:val="20"/>
                <w:szCs w:val="20"/>
                <w:rtl w:val="0"/>
              </w:rPr>
              <w:t xml:space="preserve">V1: Ignore - founder edits in review screen. V2: Detect correction language and remove the preceding sentence from transcript.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A">
            <w:pPr>
              <w:spacing w:after="40" w:before="40" w:line="240" w:lineRule="auto"/>
              <w:rPr>
                <w:sz w:val="20"/>
                <w:szCs w:val="20"/>
              </w:rPr>
            </w:pPr>
            <w:r w:rsidDel="00000000" w:rsidR="00000000" w:rsidRPr="00000000">
              <w:rPr>
                <w:sz w:val="20"/>
                <w:szCs w:val="20"/>
                <w:rtl w:val="0"/>
              </w:rPr>
              <w:t xml:space="preserve">Field extraction returns zero fields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1B">
            <w:pPr>
              <w:spacing w:after="40" w:before="40" w:line="240" w:lineRule="auto"/>
              <w:rPr>
                <w:sz w:val="20"/>
                <w:szCs w:val="20"/>
              </w:rPr>
            </w:pPr>
            <w:r w:rsidDel="00000000" w:rsidR="00000000" w:rsidRPr="00000000">
              <w:rPr>
                <w:sz w:val="20"/>
                <w:szCs w:val="20"/>
                <w:rtl w:val="0"/>
              </w:rPr>
              <w:t xml:space="preserve">Show transcript only, with empty field cards and placeholder text: “We couldn’t extract structured fields. You can fill them in manually or just save as a note.”</w:t>
            </w:r>
          </w:p>
        </w:tc>
      </w:tr>
    </w:tbl>
    <w:p w:rsidR="00000000" w:rsidDel="00000000" w:rsidP="00000000" w:rsidRDefault="00000000" w:rsidRPr="00000000" w14:paraId="0000041C">
      <w:pPr>
        <w:pStyle w:val="Heading3"/>
        <w:spacing w:line="240" w:lineRule="auto"/>
        <w:rPr/>
      </w:pPr>
      <w:bookmarkStart w:colFirst="0" w:colLast="0" w:name="_jzdyx0t7l74f" w:id="65"/>
      <w:bookmarkEnd w:id="65"/>
      <w:r w:rsidDel="00000000" w:rsidR="00000000" w:rsidRPr="00000000">
        <w:rPr>
          <w:rtl w:val="0"/>
        </w:rPr>
        <w:t xml:space="preserve">8.4.3 Unified Deal Timeline</w:t>
      </w:r>
    </w:p>
    <w:p w:rsidR="00000000" w:rsidDel="00000000" w:rsidP="00000000" w:rsidRDefault="00000000" w:rsidRPr="00000000" w14:paraId="0000041D">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Purpose</w:t>
      </w:r>
    </w:p>
    <w:p w:rsidR="00000000" w:rsidDel="00000000" w:rsidP="00000000" w:rsidRDefault="00000000" w:rsidRPr="00000000" w14:paraId="0000041E">
      <w:pPr>
        <w:spacing w:after="180" w:before="180" w:line="240" w:lineRule="auto"/>
        <w:rPr/>
      </w:pPr>
      <w:r w:rsidDel="00000000" w:rsidR="00000000" w:rsidRPr="00000000">
        <w:rPr>
          <w:rtl w:val="0"/>
        </w:rPr>
        <w:t xml:space="preserve">Interview 1 (Sanket) described founders “mixing up what was promised to which client - especially with 10+ active conversations.” Interview 2 reported needing to “check three different places - email sent folder, the spreadsheet, and your calendar - to understand the last interaction with a prospect.”</w:t>
      </w:r>
    </w:p>
    <w:p w:rsidR="00000000" w:rsidDel="00000000" w:rsidP="00000000" w:rsidRDefault="00000000" w:rsidRPr="00000000" w14:paraId="0000041F">
      <w:pPr>
        <w:spacing w:after="180" w:before="180" w:line="240" w:lineRule="auto"/>
        <w:rPr/>
      </w:pPr>
      <w:r w:rsidDel="00000000" w:rsidR="00000000" w:rsidRPr="00000000">
        <w:rPr>
          <w:rtl w:val="0"/>
        </w:rPr>
        <w:t xml:space="preserve">The Unified Deal Timeline collapses every interaction with a deal contact - across every channel - into a single, chronological, auto-populated thread. It is the source of truth for “what happened with this deal?”</w:t>
      </w:r>
    </w:p>
    <w:p w:rsidR="00000000" w:rsidDel="00000000" w:rsidP="00000000" w:rsidRDefault="00000000" w:rsidRPr="00000000" w14:paraId="00000420">
      <w:pPr>
        <w:keepNext w:val="0"/>
        <w:keepLines w:val="0"/>
        <w:spacing w:after="0" w:line="240" w:lineRule="auto"/>
        <w:rPr>
          <w:b w:val="1"/>
          <w:bCs w:val="1"/>
          <w:color w:val="2e75b6"/>
          <w:sz w:val="24"/>
          <w:szCs w:val="24"/>
        </w:rPr>
      </w:pPr>
      <w:r w:rsidDel="00000000" w:rsidR="00000000" w:rsidRPr="00000000">
        <w:rPr>
          <w:b w:val="1"/>
          <w:bCs w:val="1"/>
          <w:color w:val="2e75b6"/>
          <w:sz w:val="24"/>
          <w:szCs w:val="24"/>
          <w:rtl w:val="0"/>
        </w:rPr>
        <w:t xml:space="preserve">Data Model</w:t>
      </w:r>
    </w:p>
    <w:p w:rsidR="00000000" w:rsidDel="00000000" w:rsidP="00000000" w:rsidRDefault="00000000" w:rsidRPr="00000000" w14:paraId="00000421">
      <w:pPr>
        <w:spacing w:after="180" w:before="180" w:line="240" w:lineRule="auto"/>
        <w:rPr/>
      </w:pPr>
      <w:r w:rsidDel="00000000" w:rsidR="00000000" w:rsidRPr="00000000">
        <w:rPr>
          <w:rtl w:val="0"/>
        </w:rPr>
        <w:t xml:space="preserve">Every entry in the timeline is an </w:t>
      </w:r>
      <w:r w:rsidDel="00000000" w:rsidR="00000000" w:rsidRPr="00000000">
        <w:rPr>
          <w:b w:val="1"/>
          <w:bCs w:val="1"/>
          <w:rtl w:val="0"/>
        </w:rPr>
        <w:t xml:space="preserve">Activity Record</w:t>
      </w:r>
      <w:r w:rsidDel="00000000" w:rsidR="00000000" w:rsidRPr="00000000">
        <w:rPr>
          <w:rtl w:val="0"/>
        </w:rPr>
        <w:t xml:space="preserve"> with a standard schema:</w:t>
      </w:r>
    </w:p>
    <w:tbl>
      <w:tblPr>
        <w:tblStyle w:val="Table37"/>
        <w:tblW w:w="10845.0" w:type="dxa"/>
        <w:jc w:val="left"/>
        <w:tblInd w:w="-684.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32"/>
        <w:gridCol w:w="6918.000000000001"/>
        <w:tblGridChange w:id="0">
          <w:tblGrid>
            <w:gridCol w:w="1695"/>
            <w:gridCol w:w="2232"/>
            <w:gridCol w:w="6918.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22">
            <w:pPr>
              <w:spacing w:after="40" w:before="40" w:line="240" w:lineRule="auto"/>
              <w:rPr>
                <w:b w:val="1"/>
                <w:bCs w:val="1"/>
                <w:color w:val="ffffff"/>
              </w:rPr>
            </w:pPr>
            <w:r w:rsidDel="00000000" w:rsidR="00000000" w:rsidRPr="00000000">
              <w:rPr>
                <w:b w:val="1"/>
                <w:bCs w:val="1"/>
                <w:color w:val="ffffff"/>
                <w:rtl w:val="0"/>
              </w:rPr>
              <w:t xml:space="preserve">Field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23">
            <w:pPr>
              <w:spacing w:after="40" w:before="40" w:line="240" w:lineRule="auto"/>
              <w:rPr>
                <w:b w:val="1"/>
                <w:bCs w:val="1"/>
                <w:color w:val="ffffff"/>
              </w:rPr>
            </w:pPr>
            <w:r w:rsidDel="00000000" w:rsidR="00000000" w:rsidRPr="00000000">
              <w:rPr>
                <w:b w:val="1"/>
                <w:bCs w:val="1"/>
                <w:color w:val="ffffff"/>
                <w:rtl w:val="0"/>
              </w:rPr>
              <w:t xml:space="preserve">Type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24">
            <w:pPr>
              <w:spacing w:after="40" w:before="40" w:line="240" w:lineRule="auto"/>
              <w:rPr>
                <w:b w:val="1"/>
                <w:bCs w:val="1"/>
                <w:color w:val="ffffff"/>
              </w:rPr>
            </w:pPr>
            <w:r w:rsidDel="00000000" w:rsidR="00000000" w:rsidRPr="00000000">
              <w:rPr>
                <w:b w:val="1"/>
                <w:bCs w:val="1"/>
                <w:color w:val="ffffff"/>
                <w:rtl w:val="0"/>
              </w:rPr>
              <w:t xml:space="preserve">Description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5">
            <w:pPr>
              <w:spacing w:after="40" w:before="40" w:line="240" w:lineRule="auto"/>
              <w:rPr>
                <w:i w:val="1"/>
                <w:iCs w:val="1"/>
                <w:sz w:val="20"/>
                <w:szCs w:val="20"/>
              </w:rPr>
            </w:pPr>
            <w:r w:rsidDel="00000000" w:rsidR="00000000" w:rsidRPr="00000000">
              <w:rPr>
                <w:i w:val="1"/>
                <w:iCs w:val="1"/>
                <w:sz w:val="20"/>
                <w:szCs w:val="20"/>
                <w:rtl w:val="0"/>
              </w:rPr>
              <w:t xml:space="preserve">activity_id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6">
            <w:pPr>
              <w:spacing w:after="40" w:before="40" w:lin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7">
            <w:pPr>
              <w:spacing w:after="40" w:before="40" w:line="240" w:lineRule="auto"/>
              <w:rPr>
                <w:sz w:val="20"/>
                <w:szCs w:val="20"/>
              </w:rPr>
            </w:pPr>
            <w:r w:rsidDel="00000000" w:rsidR="00000000" w:rsidRPr="00000000">
              <w:rPr>
                <w:sz w:val="20"/>
                <w:szCs w:val="20"/>
                <w:rtl w:val="0"/>
              </w:rPr>
              <w:t xml:space="preserve">Unique identifier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8">
            <w:pPr>
              <w:spacing w:after="40" w:before="40" w:line="240" w:lineRule="auto"/>
              <w:rPr>
                <w:i w:val="1"/>
                <w:iCs w:val="1"/>
                <w:sz w:val="20"/>
                <w:szCs w:val="20"/>
              </w:rPr>
            </w:pPr>
            <w:r w:rsidDel="00000000" w:rsidR="00000000" w:rsidRPr="00000000">
              <w:rPr>
                <w:i w:val="1"/>
                <w:iCs w:val="1"/>
                <w:sz w:val="20"/>
                <w:szCs w:val="20"/>
                <w:rtl w:val="0"/>
              </w:rPr>
              <w:t xml:space="preserve">deal_id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9">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FK → Deals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A">
            <w:pPr>
              <w:spacing w:after="40" w:before="40" w:line="240" w:lineRule="auto"/>
              <w:rPr>
                <w:sz w:val="20"/>
                <w:szCs w:val="20"/>
              </w:rPr>
            </w:pPr>
            <w:r w:rsidDel="00000000" w:rsidR="00000000" w:rsidRPr="00000000">
              <w:rPr>
                <w:sz w:val="20"/>
                <w:szCs w:val="20"/>
                <w:rtl w:val="0"/>
              </w:rPr>
              <w:t xml:space="preserve">Associated deal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B">
            <w:pPr>
              <w:spacing w:after="40" w:before="40" w:line="240" w:lineRule="auto"/>
              <w:rPr>
                <w:i w:val="1"/>
                <w:iCs w:val="1"/>
                <w:sz w:val="20"/>
                <w:szCs w:val="20"/>
              </w:rPr>
            </w:pPr>
            <w:r w:rsidDel="00000000" w:rsidR="00000000" w:rsidRPr="00000000">
              <w:rPr>
                <w:i w:val="1"/>
                <w:iCs w:val="1"/>
                <w:sz w:val="20"/>
                <w:szCs w:val="20"/>
                <w:rtl w:val="0"/>
              </w:rPr>
              <w:t xml:space="preserve">contact_id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C">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FK → Contacts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D">
            <w:pPr>
              <w:spacing w:after="40" w:before="40" w:line="240" w:lineRule="auto"/>
              <w:rPr>
                <w:sz w:val="20"/>
                <w:szCs w:val="20"/>
              </w:rPr>
            </w:pPr>
            <w:r w:rsidDel="00000000" w:rsidR="00000000" w:rsidRPr="00000000">
              <w:rPr>
                <w:sz w:val="20"/>
                <w:szCs w:val="20"/>
                <w:rtl w:val="0"/>
              </w:rPr>
              <w:t xml:space="preserve">Associated contact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E">
            <w:pPr>
              <w:spacing w:after="40" w:before="40" w:line="240" w:lineRule="auto"/>
              <w:rPr>
                <w:i w:val="1"/>
                <w:iCs w:val="1"/>
                <w:sz w:val="20"/>
                <w:szCs w:val="20"/>
              </w:rPr>
            </w:pPr>
            <w:r w:rsidDel="00000000" w:rsidR="00000000" w:rsidRPr="00000000">
              <w:rPr>
                <w:i w:val="1"/>
                <w:iCs w:val="1"/>
                <w:sz w:val="20"/>
                <w:szCs w:val="20"/>
                <w:rtl w:val="0"/>
              </w:rPr>
              <w:t xml:space="preserve">channel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2F">
            <w:pPr>
              <w:spacing w:after="40" w:before="40" w:line="240" w:lineRule="auto"/>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0">
            <w:pPr>
              <w:spacing w:after="40" w:before="40" w:line="240" w:lineRule="auto"/>
              <w:rPr>
                <w:i w:val="1"/>
                <w:iCs w:val="1"/>
                <w:sz w:val="20"/>
                <w:szCs w:val="20"/>
              </w:rPr>
            </w:pPr>
            <w:r w:rsidDel="00000000" w:rsidR="00000000" w:rsidRPr="00000000">
              <w:rPr>
                <w:i w:val="1"/>
                <w:iCs w:val="1"/>
                <w:sz w:val="20"/>
                <w:szCs w:val="20"/>
                <w:rtl w:val="0"/>
              </w:rPr>
              <w:t xml:space="preserve">email</w:t>
            </w:r>
            <w:r w:rsidDel="00000000" w:rsidR="00000000" w:rsidRPr="00000000">
              <w:rPr>
                <w:sz w:val="20"/>
                <w:szCs w:val="20"/>
                <w:rtl w:val="0"/>
              </w:rPr>
              <w:t xml:space="preserve">, </w:t>
            </w:r>
            <w:r w:rsidDel="00000000" w:rsidR="00000000" w:rsidRPr="00000000">
              <w:rPr>
                <w:i w:val="1"/>
                <w:iCs w:val="1"/>
                <w:sz w:val="20"/>
                <w:szCs w:val="20"/>
                <w:rtl w:val="0"/>
              </w:rPr>
              <w:t xml:space="preserve">whatsapp</w:t>
            </w:r>
            <w:r w:rsidDel="00000000" w:rsidR="00000000" w:rsidRPr="00000000">
              <w:rPr>
                <w:sz w:val="20"/>
                <w:szCs w:val="20"/>
                <w:rtl w:val="0"/>
              </w:rPr>
              <w:t xml:space="preserve">, </w:t>
            </w:r>
            <w:r w:rsidDel="00000000" w:rsidR="00000000" w:rsidRPr="00000000">
              <w:rPr>
                <w:i w:val="1"/>
                <w:iCs w:val="1"/>
                <w:sz w:val="20"/>
                <w:szCs w:val="20"/>
                <w:rtl w:val="0"/>
              </w:rPr>
              <w:t xml:space="preserve">phone</w:t>
            </w:r>
            <w:r w:rsidDel="00000000" w:rsidR="00000000" w:rsidRPr="00000000">
              <w:rPr>
                <w:sz w:val="20"/>
                <w:szCs w:val="20"/>
                <w:rtl w:val="0"/>
              </w:rPr>
              <w:t xml:space="preserve">, </w:t>
            </w:r>
            <w:r w:rsidDel="00000000" w:rsidR="00000000" w:rsidRPr="00000000">
              <w:rPr>
                <w:i w:val="1"/>
                <w:iCs w:val="1"/>
                <w:sz w:val="20"/>
                <w:szCs w:val="20"/>
                <w:rtl w:val="0"/>
              </w:rPr>
              <w:t xml:space="preserve">calendar</w:t>
            </w:r>
            <w:r w:rsidDel="00000000" w:rsidR="00000000" w:rsidRPr="00000000">
              <w:rPr>
                <w:sz w:val="20"/>
                <w:szCs w:val="20"/>
                <w:rtl w:val="0"/>
              </w:rPr>
              <w:t xml:space="preserve">, </w:t>
            </w:r>
            <w:r w:rsidDel="00000000" w:rsidR="00000000" w:rsidRPr="00000000">
              <w:rPr>
                <w:i w:val="1"/>
                <w:iCs w:val="1"/>
                <w:sz w:val="20"/>
                <w:szCs w:val="20"/>
                <w:rtl w:val="0"/>
              </w:rPr>
              <w:t xml:space="preserve">note</w:t>
            </w:r>
            <w:r w:rsidDel="00000000" w:rsidR="00000000" w:rsidRPr="00000000">
              <w:rPr>
                <w:sz w:val="20"/>
                <w:szCs w:val="20"/>
                <w:rtl w:val="0"/>
              </w:rPr>
              <w:t xml:space="preserve">, </w:t>
            </w:r>
            <w:r w:rsidDel="00000000" w:rsidR="00000000" w:rsidRPr="00000000">
              <w:rPr>
                <w:i w:val="1"/>
                <w:iCs w:val="1"/>
                <w:sz w:val="20"/>
                <w:szCs w:val="20"/>
                <w:rtl w:val="0"/>
              </w:rPr>
              <w:t xml:space="preserve">voice_note</w:t>
            </w:r>
            <w:r w:rsidDel="00000000" w:rsidR="00000000" w:rsidRPr="00000000">
              <w:rPr>
                <w:sz w:val="20"/>
                <w:szCs w:val="20"/>
                <w:rtl w:val="0"/>
              </w:rPr>
              <w:t xml:space="preserve">, </w:t>
            </w:r>
            <w:r w:rsidDel="00000000" w:rsidR="00000000" w:rsidRPr="00000000">
              <w:rPr>
                <w:i w:val="1"/>
                <w:iCs w:val="1"/>
                <w:sz w:val="20"/>
                <w:szCs w:val="20"/>
                <w:rtl w:val="0"/>
              </w:rPr>
              <w:t xml:space="preserve">system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1">
            <w:pPr>
              <w:spacing w:after="40" w:before="40" w:line="240" w:lineRule="auto"/>
              <w:rPr>
                <w:i w:val="1"/>
                <w:iCs w:val="1"/>
                <w:sz w:val="20"/>
                <w:szCs w:val="20"/>
              </w:rPr>
            </w:pPr>
            <w:r w:rsidDel="00000000" w:rsidR="00000000" w:rsidRPr="00000000">
              <w:rPr>
                <w:i w:val="1"/>
                <w:iCs w:val="1"/>
                <w:sz w:val="20"/>
                <w:szCs w:val="20"/>
                <w:rtl w:val="0"/>
              </w:rPr>
              <w:t xml:space="preserve">direction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2">
            <w:pPr>
              <w:spacing w:after="40" w:before="40" w:line="240" w:lineRule="auto"/>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3">
            <w:pPr>
              <w:spacing w:after="40" w:before="40" w:line="240" w:lineRule="auto"/>
              <w:rPr>
                <w:i w:val="1"/>
                <w:iCs w:val="1"/>
                <w:sz w:val="20"/>
                <w:szCs w:val="20"/>
              </w:rPr>
            </w:pPr>
            <w:r w:rsidDel="00000000" w:rsidR="00000000" w:rsidRPr="00000000">
              <w:rPr>
                <w:i w:val="1"/>
                <w:iCs w:val="1"/>
                <w:sz w:val="20"/>
                <w:szCs w:val="20"/>
                <w:rtl w:val="0"/>
              </w:rPr>
              <w:t xml:space="preserve">inbound</w:t>
            </w:r>
            <w:r w:rsidDel="00000000" w:rsidR="00000000" w:rsidRPr="00000000">
              <w:rPr>
                <w:sz w:val="20"/>
                <w:szCs w:val="20"/>
                <w:rtl w:val="0"/>
              </w:rPr>
              <w:t xml:space="preserve">, </w:t>
            </w:r>
            <w:r w:rsidDel="00000000" w:rsidR="00000000" w:rsidRPr="00000000">
              <w:rPr>
                <w:i w:val="1"/>
                <w:iCs w:val="1"/>
                <w:sz w:val="20"/>
                <w:szCs w:val="20"/>
                <w:rtl w:val="0"/>
              </w:rPr>
              <w:t xml:space="preserve">outbound</w:t>
            </w:r>
            <w:r w:rsidDel="00000000" w:rsidR="00000000" w:rsidRPr="00000000">
              <w:rPr>
                <w:sz w:val="20"/>
                <w:szCs w:val="20"/>
                <w:rtl w:val="0"/>
              </w:rPr>
              <w:t xml:space="preserve">, </w:t>
            </w:r>
            <w:r w:rsidDel="00000000" w:rsidR="00000000" w:rsidRPr="00000000">
              <w:rPr>
                <w:i w:val="1"/>
                <w:iCs w:val="1"/>
                <w:sz w:val="20"/>
                <w:szCs w:val="20"/>
                <w:rtl w:val="0"/>
              </w:rPr>
              <w:t xml:space="preserve">system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4">
            <w:pPr>
              <w:spacing w:after="40" w:before="40" w:line="240" w:lineRule="auto"/>
              <w:rPr>
                <w:i w:val="1"/>
                <w:iCs w:val="1"/>
                <w:sz w:val="20"/>
                <w:szCs w:val="20"/>
              </w:rPr>
            </w:pPr>
            <w:r w:rsidDel="00000000" w:rsidR="00000000" w:rsidRPr="00000000">
              <w:rPr>
                <w:i w:val="1"/>
                <w:iCs w:val="1"/>
                <w:sz w:val="20"/>
                <w:szCs w:val="20"/>
                <w:rtl w:val="0"/>
              </w:rPr>
              <w:t xml:space="preserve">timestamp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5">
            <w:pPr>
              <w:spacing w:after="40" w:before="40" w:line="240" w:lineRule="auto"/>
              <w:rPr>
                <w:sz w:val="20"/>
                <w:szCs w:val="20"/>
              </w:rPr>
            </w:pPr>
            <w:r w:rsidDel="00000000" w:rsidR="00000000" w:rsidRPr="00000000">
              <w:rPr>
                <w:sz w:val="20"/>
                <w:szCs w:val="20"/>
                <w:rtl w:val="0"/>
              </w:rPr>
              <w:t xml:space="preserve">DateTime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6">
            <w:pPr>
              <w:spacing w:after="40" w:before="40" w:line="240" w:lineRule="auto"/>
              <w:rPr>
                <w:sz w:val="20"/>
                <w:szCs w:val="20"/>
              </w:rPr>
            </w:pPr>
            <w:r w:rsidDel="00000000" w:rsidR="00000000" w:rsidRPr="00000000">
              <w:rPr>
                <w:sz w:val="20"/>
                <w:szCs w:val="20"/>
                <w:rtl w:val="0"/>
              </w:rPr>
              <w:t xml:space="preserve">When the activity occurred (email sent time, meeting start, note creation)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7">
            <w:pPr>
              <w:spacing w:after="40" w:before="40" w:line="240" w:lineRule="auto"/>
              <w:rPr>
                <w:i w:val="1"/>
                <w:iCs w:val="1"/>
                <w:sz w:val="20"/>
                <w:szCs w:val="20"/>
              </w:rPr>
            </w:pPr>
            <w:r w:rsidDel="00000000" w:rsidR="00000000" w:rsidRPr="00000000">
              <w:rPr>
                <w:i w:val="1"/>
                <w:iCs w:val="1"/>
                <w:sz w:val="20"/>
                <w:szCs w:val="20"/>
                <w:rtl w:val="0"/>
              </w:rPr>
              <w:t xml:space="preserve">subject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8">
            <w:pPr>
              <w:spacing w:after="40" w:before="40" w:line="240" w:lineRule="auto"/>
              <w:rPr>
                <w:sz w:val="20"/>
                <w:szCs w:val="20"/>
              </w:rPr>
            </w:pPr>
            <w:r w:rsidDel="00000000" w:rsidR="00000000" w:rsidRPr="00000000">
              <w:rPr>
                <w:sz w:val="20"/>
                <w:szCs w:val="20"/>
                <w:rtl w:val="0"/>
              </w:rPr>
              <w:t xml:space="preserve">String (nullable)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9">
            <w:pPr>
              <w:spacing w:after="40" w:before="40" w:line="240" w:lineRule="auto"/>
              <w:rPr>
                <w:sz w:val="20"/>
                <w:szCs w:val="20"/>
              </w:rPr>
            </w:pPr>
            <w:r w:rsidDel="00000000" w:rsidR="00000000" w:rsidRPr="00000000">
              <w:rPr>
                <w:sz w:val="20"/>
                <w:szCs w:val="20"/>
                <w:rtl w:val="0"/>
              </w:rPr>
              <w:t xml:space="preserve">Email subject line; meeting title; null for WhatsApp/phone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A">
            <w:pPr>
              <w:spacing w:after="40" w:before="40" w:line="240" w:lineRule="auto"/>
              <w:rPr>
                <w:i w:val="1"/>
                <w:iCs w:val="1"/>
                <w:sz w:val="20"/>
                <w:szCs w:val="20"/>
              </w:rPr>
            </w:pPr>
            <w:r w:rsidDel="00000000" w:rsidR="00000000" w:rsidRPr="00000000">
              <w:rPr>
                <w:i w:val="1"/>
                <w:iCs w:val="1"/>
                <w:sz w:val="20"/>
                <w:szCs w:val="20"/>
                <w:rtl w:val="0"/>
              </w:rPr>
              <w:t xml:space="preserve">body_preview</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B">
            <w:pPr>
              <w:spacing w:after="40" w:before="40" w:line="240" w:lineRule="auto"/>
              <w:rPr>
                <w:sz w:val="20"/>
                <w:szCs w:val="20"/>
              </w:rPr>
            </w:pPr>
            <w:r w:rsidDel="00000000" w:rsidR="00000000" w:rsidRPr="00000000">
              <w:rPr>
                <w:sz w:val="20"/>
                <w:szCs w:val="20"/>
                <w:rtl w:val="0"/>
              </w:rPr>
              <w:t xml:space="preserve">String (255 chars)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C">
            <w:pPr>
              <w:spacing w:after="40" w:before="40" w:line="240" w:lineRule="auto"/>
              <w:rPr>
                <w:sz w:val="20"/>
                <w:szCs w:val="20"/>
              </w:rPr>
            </w:pPr>
            <w:r w:rsidDel="00000000" w:rsidR="00000000" w:rsidRPr="00000000">
              <w:rPr>
                <w:sz w:val="20"/>
                <w:szCs w:val="20"/>
                <w:rtl w:val="0"/>
              </w:rPr>
              <w:t xml:space="preserve">First 255 characters of message content or note text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D">
            <w:pPr>
              <w:spacing w:after="40" w:before="40" w:line="240" w:lineRule="auto"/>
              <w:rPr>
                <w:i w:val="1"/>
                <w:iCs w:val="1"/>
                <w:sz w:val="20"/>
                <w:szCs w:val="20"/>
              </w:rPr>
            </w:pPr>
            <w:r w:rsidDel="00000000" w:rsidR="00000000" w:rsidRPr="00000000">
              <w:rPr>
                <w:i w:val="1"/>
                <w:iCs w:val="1"/>
                <w:sz w:val="20"/>
                <w:szCs w:val="20"/>
                <w:rtl w:val="0"/>
              </w:rPr>
              <w:t xml:space="preserve">body_full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E">
            <w:pPr>
              <w:spacing w:after="40" w:before="40" w:line="240" w:lineRule="auto"/>
              <w:rPr>
                <w:sz w:val="20"/>
                <w:szCs w:val="20"/>
              </w:rPr>
            </w:pPr>
            <w:r w:rsidDel="00000000" w:rsidR="00000000" w:rsidRPr="00000000">
              <w:rPr>
                <w:sz w:val="20"/>
                <w:szCs w:val="20"/>
                <w:rtl w:val="0"/>
              </w:rPr>
              <w:t xml:space="preserve">Text (encrypted)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3F">
            <w:pPr>
              <w:spacing w:after="40" w:before="40" w:line="240" w:lineRule="auto"/>
              <w:rPr>
                <w:sz w:val="20"/>
                <w:szCs w:val="20"/>
              </w:rPr>
            </w:pPr>
            <w:r w:rsidDel="00000000" w:rsidR="00000000" w:rsidRPr="00000000">
              <w:rPr>
                <w:sz w:val="20"/>
                <w:szCs w:val="20"/>
                <w:rtl w:val="0"/>
              </w:rPr>
              <w:t xml:space="preserve">Full content - encrypted at rest, decrypted only for the owning user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0">
            <w:pPr>
              <w:spacing w:after="40" w:before="40" w:line="240" w:lineRule="auto"/>
              <w:rPr>
                <w:i w:val="1"/>
                <w:iCs w:val="1"/>
                <w:sz w:val="20"/>
                <w:szCs w:val="20"/>
              </w:rPr>
            </w:pPr>
            <w:r w:rsidDel="00000000" w:rsidR="00000000" w:rsidRPr="00000000">
              <w:rPr>
                <w:i w:val="1"/>
                <w:iCs w:val="1"/>
                <w:sz w:val="20"/>
                <w:szCs w:val="20"/>
                <w:rtl w:val="0"/>
              </w:rPr>
              <w:t xml:space="preserve">attachments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1">
            <w:pPr>
              <w:spacing w:after="40" w:before="40" w:line="240" w:lineRule="auto"/>
              <w:rPr>
                <w:sz w:val="20"/>
                <w:szCs w:val="20"/>
              </w:rPr>
            </w:pPr>
            <w:r w:rsidDel="00000000" w:rsidR="00000000" w:rsidRPr="00000000">
              <w:rPr>
                <w:sz w:val="20"/>
                <w:szCs w:val="20"/>
                <w:rtl w:val="0"/>
              </w:rPr>
              <w:t xml:space="preserve">JSON Array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2">
            <w:pPr>
              <w:spacing w:after="40" w:before="40" w:line="240" w:lineRule="auto"/>
              <w:rPr>
                <w:sz w:val="20"/>
                <w:szCs w:val="20"/>
              </w:rPr>
            </w:pPr>
            <w:r w:rsidDel="00000000" w:rsidR="00000000" w:rsidRPr="00000000">
              <w:rPr>
                <w:sz w:val="20"/>
                <w:szCs w:val="20"/>
                <w:rtl w:val="0"/>
              </w:rPr>
              <w:t xml:space="preserve">List of attachment filenames and types (no content stored)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3">
            <w:pPr>
              <w:spacing w:after="40" w:before="40" w:line="240" w:lineRule="auto"/>
              <w:rPr>
                <w:i w:val="1"/>
                <w:iCs w:val="1"/>
                <w:sz w:val="20"/>
                <w:szCs w:val="20"/>
              </w:rPr>
            </w:pPr>
            <w:r w:rsidDel="00000000" w:rsidR="00000000" w:rsidRPr="00000000">
              <w:rPr>
                <w:i w:val="1"/>
                <w:iCs w:val="1"/>
                <w:sz w:val="20"/>
                <w:szCs w:val="20"/>
                <w:rtl w:val="0"/>
              </w:rPr>
              <w:t xml:space="preserve">metadata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4">
            <w:pPr>
              <w:spacing w:after="40" w:before="40" w:line="240" w:lineRule="auto"/>
              <w:rPr>
                <w:sz w:val="20"/>
                <w:szCs w:val="20"/>
              </w:rPr>
            </w:pPr>
            <w:r w:rsidDel="00000000" w:rsidR="00000000" w:rsidRPr="00000000">
              <w:rPr>
                <w:sz w:val="20"/>
                <w:szCs w:val="20"/>
                <w:rtl w:val="0"/>
              </w:rPr>
              <w:t xml:space="preserve">JSON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5">
            <w:pPr>
              <w:spacing w:after="40" w:before="40" w:line="240" w:lineRule="auto"/>
              <w:rPr>
                <w:sz w:val="20"/>
                <w:szCs w:val="20"/>
              </w:rPr>
            </w:pPr>
            <w:r w:rsidDel="00000000" w:rsidR="00000000" w:rsidRPr="00000000">
              <w:rPr>
                <w:sz w:val="20"/>
                <w:szCs w:val="20"/>
                <w:rtl w:val="0"/>
              </w:rPr>
              <w:t xml:space="preserve">Channel-specific data: email thread ID, WhatsApp message ID, calendar event ID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6">
            <w:pPr>
              <w:spacing w:after="40" w:before="40" w:line="240" w:lineRule="auto"/>
              <w:rPr>
                <w:i w:val="1"/>
                <w:iCs w:val="1"/>
                <w:sz w:val="20"/>
                <w:szCs w:val="20"/>
              </w:rPr>
            </w:pPr>
            <w:r w:rsidDel="00000000" w:rsidR="00000000" w:rsidRPr="00000000">
              <w:rPr>
                <w:i w:val="1"/>
                <w:iCs w:val="1"/>
                <w:sz w:val="20"/>
                <w:szCs w:val="20"/>
                <w:rtl w:val="0"/>
              </w:rPr>
              <w:t xml:space="preserve">stage_at_time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7">
            <w:pPr>
              <w:spacing w:after="40" w:before="40" w:line="240"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8">
            <w:pPr>
              <w:spacing w:after="40" w:before="40" w:line="240" w:lineRule="auto"/>
              <w:rPr>
                <w:sz w:val="20"/>
                <w:szCs w:val="20"/>
              </w:rPr>
            </w:pPr>
            <w:r w:rsidDel="00000000" w:rsidR="00000000" w:rsidRPr="00000000">
              <w:rPr>
                <w:sz w:val="20"/>
                <w:szCs w:val="20"/>
                <w:rtl w:val="0"/>
              </w:rPr>
              <w:t xml:space="preserve">The deal stage when this activity occurred - enables historical context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9">
            <w:pPr>
              <w:spacing w:after="40" w:before="40" w:line="240" w:lineRule="auto"/>
              <w:rPr>
                <w:i w:val="1"/>
                <w:iCs w:val="1"/>
                <w:sz w:val="20"/>
                <w:szCs w:val="20"/>
              </w:rPr>
            </w:pPr>
            <w:r w:rsidDel="00000000" w:rsidR="00000000" w:rsidRPr="00000000">
              <w:rPr>
                <w:i w:val="1"/>
                <w:iCs w:val="1"/>
                <w:sz w:val="20"/>
                <w:szCs w:val="20"/>
                <w:rtl w:val="0"/>
              </w:rPr>
              <w:t xml:space="preserve">created_by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A">
            <w:pPr>
              <w:spacing w:after="40" w:before="40" w:line="240" w:lineRule="auto"/>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4B">
            <w:pPr>
              <w:spacing w:after="40" w:before="40" w:line="240" w:lineRule="auto"/>
              <w:rPr>
                <w:i w:val="1"/>
                <w:iCs w:val="1"/>
                <w:sz w:val="20"/>
                <w:szCs w:val="20"/>
              </w:rPr>
            </w:pPr>
            <w:r w:rsidDel="00000000" w:rsidR="00000000" w:rsidRPr="00000000">
              <w:rPr>
                <w:i w:val="1"/>
                <w:iCs w:val="1"/>
                <w:sz w:val="20"/>
                <w:szCs w:val="20"/>
                <w:rtl w:val="0"/>
              </w:rPr>
              <w:t xml:space="preserve">auto_capture</w:t>
            </w:r>
            <w:r w:rsidDel="00000000" w:rsidR="00000000" w:rsidRPr="00000000">
              <w:rPr>
                <w:sz w:val="20"/>
                <w:szCs w:val="20"/>
                <w:rtl w:val="0"/>
              </w:rPr>
              <w:t xml:space="preserve">, </w:t>
            </w:r>
            <w:r w:rsidDel="00000000" w:rsidR="00000000" w:rsidRPr="00000000">
              <w:rPr>
                <w:i w:val="1"/>
                <w:iCs w:val="1"/>
                <w:sz w:val="20"/>
                <w:szCs w:val="20"/>
                <w:rtl w:val="0"/>
              </w:rPr>
              <w:t xml:space="preserve">manual</w:t>
            </w:r>
            <w:r w:rsidDel="00000000" w:rsidR="00000000" w:rsidRPr="00000000">
              <w:rPr>
                <w:sz w:val="20"/>
                <w:szCs w:val="20"/>
                <w:rtl w:val="0"/>
              </w:rPr>
              <w:t xml:space="preserve">, </w:t>
            </w:r>
            <w:r w:rsidDel="00000000" w:rsidR="00000000" w:rsidRPr="00000000">
              <w:rPr>
                <w:i w:val="1"/>
                <w:iCs w:val="1"/>
                <w:sz w:val="20"/>
                <w:szCs w:val="20"/>
                <w:rtl w:val="0"/>
              </w:rPr>
              <w:t xml:space="preserve">voice_note</w:t>
            </w:r>
            <w:r w:rsidDel="00000000" w:rsidR="00000000" w:rsidRPr="00000000">
              <w:rPr>
                <w:sz w:val="20"/>
                <w:szCs w:val="20"/>
                <w:rtl w:val="0"/>
              </w:rPr>
              <w:t xml:space="preserve">, </w:t>
            </w:r>
            <w:r w:rsidDel="00000000" w:rsidR="00000000" w:rsidRPr="00000000">
              <w:rPr>
                <w:i w:val="1"/>
                <w:iCs w:val="1"/>
                <w:sz w:val="20"/>
                <w:szCs w:val="20"/>
                <w:rtl w:val="0"/>
              </w:rPr>
              <w:t xml:space="preserve">system</w:t>
            </w:r>
          </w:p>
        </w:tc>
      </w:tr>
    </w:tbl>
    <w:p w:rsidR="00000000" w:rsidDel="00000000" w:rsidP="00000000" w:rsidRDefault="00000000" w:rsidRPr="00000000" w14:paraId="0000044C">
      <w:pPr>
        <w:pStyle w:val="Heading3"/>
        <w:spacing w:line="240" w:lineRule="auto"/>
        <w:rPr>
          <w:color w:val="2e75b6"/>
        </w:rPr>
      </w:pPr>
      <w:bookmarkStart w:colFirst="0" w:colLast="0" w:name="_ju1iy2yjc6tk" w:id="66"/>
      <w:bookmarkEnd w:id="66"/>
      <w:r w:rsidDel="00000000" w:rsidR="00000000" w:rsidRPr="00000000">
        <w:rPr>
          <w:color w:val="2e75b6"/>
          <w:rtl w:val="0"/>
        </w:rPr>
        <w:t xml:space="preserve">8.4.4 Channel-Specific Capture Logic</w:t>
      </w:r>
    </w:p>
    <w:p w:rsidR="00000000" w:rsidDel="00000000" w:rsidP="00000000" w:rsidRDefault="00000000" w:rsidRPr="00000000" w14:paraId="0000044D">
      <w:pPr>
        <w:spacing w:after="100" w:before="100" w:line="240" w:lineRule="auto"/>
        <w:ind w:left="480" w:right="480" w:hanging="660"/>
        <w:rPr/>
      </w:pPr>
      <w:r w:rsidDel="00000000" w:rsidR="00000000" w:rsidRPr="00000000">
        <w:rPr>
          <w:rFonts w:ascii="Arial Unicode MS" w:cs="Arial Unicode MS" w:eastAsia="Arial Unicode MS" w:hAnsi="Arial Unicode MS"/>
          <w:b w:val="1"/>
          <w:bCs w:val="1"/>
          <w:rtl w:val="0"/>
        </w:rPr>
        <w:t xml:space="preserve">See Section 3: User Flow Diagrams → Flow 4: Unified Deal Timeline</w:t>
      </w:r>
      <w:r w:rsidDel="00000000" w:rsidR="00000000" w:rsidRPr="00000000">
        <w:rPr>
          <w:rtl w:val="0"/>
        </w:rPr>
        <w:t xml:space="preserve"> for the complete capture-to-render pipeline.</w:t>
      </w:r>
    </w:p>
    <w:p w:rsidR="00000000" w:rsidDel="00000000" w:rsidP="00000000" w:rsidRDefault="00000000" w:rsidRPr="00000000" w14:paraId="0000044E">
      <w:pPr>
        <w:spacing w:after="180" w:before="180" w:line="240" w:lineRule="auto"/>
        <w:ind w:hanging="180"/>
        <w:rPr/>
      </w:pPr>
      <w:r w:rsidDel="00000000" w:rsidR="00000000" w:rsidRPr="00000000">
        <w:rPr>
          <w:rtl w:val="0"/>
        </w:rPr>
        <w:t xml:space="preserve">Each channel follows the same processing pattern: </w:t>
      </w:r>
      <w:r w:rsidDel="00000000" w:rsidR="00000000" w:rsidRPr="00000000">
        <w:rPr>
          <w:rFonts w:ascii="Arial Unicode MS" w:cs="Arial Unicode MS" w:eastAsia="Arial Unicode MS" w:hAnsi="Arial Unicode MS"/>
          <w:b w:val="1"/>
          <w:bCs w:val="1"/>
          <w:rtl w:val="0"/>
        </w:rPr>
        <w:t xml:space="preserve">Ingest → Parse → Contact Match → Deal Match → Create Activity Record → Encrypt → Thread → Render.</w:t>
      </w:r>
      <w:r w:rsidDel="00000000" w:rsidR="00000000" w:rsidRPr="00000000">
        <w:rPr>
          <w:rtl w:val="0"/>
        </w:rPr>
        <w:t xml:space="preserve"> Channel-specific details:</w:t>
      </w:r>
    </w:p>
    <w:tbl>
      <w:tblPr>
        <w:tblStyle w:val="Table38"/>
        <w:tblW w:w="10701.0" w:type="dxa"/>
        <w:jc w:val="left"/>
        <w:tblInd w:w="-69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10"/>
        <w:gridCol w:w="3195"/>
        <w:gridCol w:w="3605.9999999999995"/>
        <w:tblGridChange w:id="0">
          <w:tblGrid>
            <w:gridCol w:w="1890"/>
            <w:gridCol w:w="2010"/>
            <w:gridCol w:w="3195"/>
            <w:gridCol w:w="3605.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4F">
            <w:pPr>
              <w:spacing w:after="40" w:before="40" w:line="240" w:lineRule="auto"/>
              <w:rPr>
                <w:b w:val="1"/>
                <w:bCs w:val="1"/>
                <w:color w:val="ffffff"/>
              </w:rPr>
            </w:pPr>
            <w:r w:rsidDel="00000000" w:rsidR="00000000" w:rsidRPr="00000000">
              <w:rPr>
                <w:b w:val="1"/>
                <w:bCs w:val="1"/>
                <w:color w:val="ffffff"/>
                <w:rtl w:val="0"/>
              </w:rPr>
              <w:t xml:space="preserve">Channel</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50">
            <w:pPr>
              <w:spacing w:after="40" w:before="40" w:line="240" w:lineRule="auto"/>
              <w:rPr>
                <w:b w:val="1"/>
                <w:bCs w:val="1"/>
                <w:color w:val="ffffff"/>
              </w:rPr>
            </w:pPr>
            <w:r w:rsidDel="00000000" w:rsidR="00000000" w:rsidRPr="00000000">
              <w:rPr>
                <w:b w:val="1"/>
                <w:bCs w:val="1"/>
                <w:color w:val="ffffff"/>
                <w:rtl w:val="0"/>
              </w:rPr>
              <w:t xml:space="preserve">Ingestion</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51">
            <w:pPr>
              <w:spacing w:after="40" w:before="40" w:line="240" w:lineRule="auto"/>
              <w:rPr>
                <w:b w:val="1"/>
                <w:bCs w:val="1"/>
                <w:color w:val="ffffff"/>
              </w:rPr>
            </w:pPr>
            <w:r w:rsidDel="00000000" w:rsidR="00000000" w:rsidRPr="00000000">
              <w:rPr>
                <w:b w:val="1"/>
                <w:bCs w:val="1"/>
                <w:color w:val="ffffff"/>
                <w:rtl w:val="0"/>
              </w:rPr>
              <w:t xml:space="preserve">Key Data Extracted</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52">
            <w:pPr>
              <w:spacing w:after="40" w:before="40" w:line="240" w:lineRule="auto"/>
              <w:rPr>
                <w:b w:val="1"/>
                <w:bCs w:val="1"/>
                <w:color w:val="ffffff"/>
              </w:rPr>
            </w:pPr>
            <w:r w:rsidDel="00000000" w:rsidR="00000000" w:rsidRPr="00000000">
              <w:rPr>
                <w:b w:val="1"/>
                <w:bCs w:val="1"/>
                <w:color w:val="ffffff"/>
                <w:rtl w:val="0"/>
              </w:rPr>
              <w:t xml:space="preserve">Limitations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3">
            <w:pPr>
              <w:spacing w:after="40" w:before="40" w:line="240" w:lineRule="auto"/>
              <w:rPr>
                <w:sz w:val="20"/>
                <w:szCs w:val="20"/>
              </w:rPr>
            </w:pPr>
            <w:r w:rsidDel="00000000" w:rsidR="00000000" w:rsidRPr="00000000">
              <w:rPr>
                <w:sz w:val="20"/>
                <w:szCs w:val="20"/>
                <w:rtl w:val="0"/>
              </w:rPr>
              <w:t xml:space="preserve">Gmail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4">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Pub/Sub push → history.list()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5">
            <w:pPr>
              <w:spacing w:after="40" w:before="40" w:line="240" w:lineRule="auto"/>
              <w:rPr>
                <w:sz w:val="20"/>
                <w:szCs w:val="20"/>
              </w:rPr>
            </w:pPr>
            <w:r w:rsidDel="00000000" w:rsidR="00000000" w:rsidRPr="00000000">
              <w:rPr>
                <w:sz w:val="20"/>
                <w:szCs w:val="20"/>
                <w:rtl w:val="0"/>
              </w:rPr>
              <w:t xml:space="preserve">Subject, body preview (255 chars), attachments (name + type), thread ID, direction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6">
            <w:pPr>
              <w:spacing w:after="40" w:before="40" w:line="240" w:lineRule="auto"/>
              <w:rPr>
                <w:sz w:val="20"/>
                <w:szCs w:val="20"/>
              </w:rPr>
            </w:pPr>
            <w:r w:rsidDel="00000000" w:rsidR="00000000" w:rsidRPr="00000000">
              <w:rPr>
                <w:sz w:val="20"/>
                <w:szCs w:val="20"/>
                <w:rtl w:val="0"/>
              </w:rPr>
              <w:t xml:space="preserve">Full body encrypted at rest. CASA certification needed for production.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7">
            <w:pPr>
              <w:spacing w:after="40" w:before="40" w:line="240" w:lineRule="auto"/>
              <w:rPr>
                <w:sz w:val="20"/>
                <w:szCs w:val="20"/>
              </w:rPr>
            </w:pPr>
            <w:r w:rsidDel="00000000" w:rsidR="00000000" w:rsidRPr="00000000">
              <w:rPr>
                <w:sz w:val="20"/>
                <w:szCs w:val="20"/>
                <w:rtl w:val="0"/>
              </w:rPr>
              <w:t xml:space="preserve">WhatsApp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8">
            <w:pPr>
              <w:spacing w:after="40" w:before="40" w:line="240" w:lineRule="auto"/>
              <w:rPr>
                <w:sz w:val="20"/>
                <w:szCs w:val="20"/>
              </w:rPr>
            </w:pPr>
            <w:r w:rsidDel="00000000" w:rsidR="00000000" w:rsidRPr="00000000">
              <w:rPr>
                <w:sz w:val="20"/>
                <w:szCs w:val="20"/>
                <w:rtl w:val="0"/>
              </w:rPr>
              <w:t xml:space="preserve">Cloud API webhook (messages + statuses)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9">
            <w:pPr>
              <w:spacing w:after="40" w:before="40" w:line="240" w:lineRule="auto"/>
              <w:rPr>
                <w:sz w:val="20"/>
                <w:szCs w:val="20"/>
              </w:rPr>
            </w:pPr>
            <w:r w:rsidDel="00000000" w:rsidR="00000000" w:rsidRPr="00000000">
              <w:rPr>
                <w:sz w:val="20"/>
                <w:szCs w:val="20"/>
                <w:rtl w:val="0"/>
              </w:rPr>
              <w:t xml:space="preserve">Message text, media type, direction, phone number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A">
            <w:pPr>
              <w:spacing w:after="40" w:before="40" w:line="240" w:lineRule="auto"/>
              <w:rPr>
                <w:sz w:val="20"/>
                <w:szCs w:val="20"/>
              </w:rPr>
            </w:pPr>
            <w:r w:rsidDel="00000000" w:rsidR="00000000" w:rsidRPr="00000000">
              <w:rPr>
                <w:sz w:val="20"/>
                <w:szCs w:val="20"/>
                <w:rtl w:val="0"/>
              </w:rPr>
              <w:t xml:space="preserve">Forward-only capture - no historical messages before integration date.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B">
            <w:pPr>
              <w:spacing w:after="40" w:before="40" w:line="240" w:lineRule="auto"/>
              <w:rPr>
                <w:sz w:val="20"/>
                <w:szCs w:val="20"/>
              </w:rPr>
            </w:pPr>
            <w:r w:rsidDel="00000000" w:rsidR="00000000" w:rsidRPr="00000000">
              <w:rPr>
                <w:sz w:val="20"/>
                <w:szCs w:val="20"/>
                <w:rtl w:val="0"/>
              </w:rPr>
              <w:t xml:space="preserve">Google Calendar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C">
            <w:pPr>
              <w:spacing w:after="40" w:before="40" w:line="240" w:lineRule="auto"/>
              <w:rPr>
                <w:sz w:val="20"/>
                <w:szCs w:val="20"/>
              </w:rPr>
            </w:pPr>
            <w:r w:rsidDel="00000000" w:rsidR="00000000" w:rsidRPr="00000000">
              <w:rPr>
                <w:sz w:val="20"/>
                <w:szCs w:val="20"/>
                <w:rtl w:val="0"/>
              </w:rPr>
              <w:t xml:space="preserve">HTTPS push notification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D">
            <w:pPr>
              <w:spacing w:after="40" w:before="40" w:line="240" w:lineRule="auto"/>
              <w:rPr>
                <w:sz w:val="20"/>
                <w:szCs w:val="20"/>
              </w:rPr>
            </w:pPr>
            <w:r w:rsidDel="00000000" w:rsidR="00000000" w:rsidRPr="00000000">
              <w:rPr>
                <w:sz w:val="20"/>
                <w:szCs w:val="20"/>
                <w:rtl w:val="0"/>
              </w:rPr>
              <w:t xml:space="preserve">Event title, attendees + RSVP, start/end time, conference link, description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E">
            <w:pPr>
              <w:spacing w:after="40" w:before="40" w:line="240" w:lineRule="auto"/>
              <w:rPr>
                <w:sz w:val="20"/>
                <w:szCs w:val="20"/>
              </w:rPr>
            </w:pPr>
            <w:r w:rsidDel="00000000" w:rsidR="00000000" w:rsidRPr="00000000">
              <w:rPr>
                <w:sz w:val="20"/>
                <w:szCs w:val="20"/>
                <w:rtl w:val="0"/>
              </w:rPr>
              <w:t xml:space="preserve">Cannot distinguish meeting type (sales vs. internal) - uses heuristics.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5F">
            <w:pPr>
              <w:spacing w:after="40" w:before="40" w:line="240" w:lineRule="auto"/>
              <w:rPr>
                <w:sz w:val="20"/>
                <w:szCs w:val="20"/>
              </w:rPr>
            </w:pPr>
            <w:r w:rsidDel="00000000" w:rsidR="00000000" w:rsidRPr="00000000">
              <w:rPr>
                <w:sz w:val="20"/>
                <w:szCs w:val="20"/>
                <w:rtl w:val="0"/>
              </w:rPr>
              <w:t xml:space="preserve">Phone / Voice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0">
            <w:pPr>
              <w:spacing w:after="40" w:before="40" w:line="240" w:lineRule="auto"/>
              <w:rPr>
                <w:sz w:val="20"/>
                <w:szCs w:val="20"/>
              </w:rPr>
            </w:pPr>
            <w:r w:rsidDel="00000000" w:rsidR="00000000" w:rsidRPr="00000000">
              <w:rPr>
                <w:sz w:val="20"/>
                <w:szCs w:val="20"/>
                <w:rtl w:val="0"/>
              </w:rPr>
              <w:t xml:space="preserve">Voice note (Layer 4) or manual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1">
            <w:pPr>
              <w:spacing w:after="40" w:before="40" w:line="240" w:lineRule="auto"/>
              <w:rPr>
                <w:sz w:val="20"/>
                <w:szCs w:val="20"/>
              </w:rPr>
            </w:pPr>
            <w:r w:rsidDel="00000000" w:rsidR="00000000" w:rsidRPr="00000000">
              <w:rPr>
                <w:sz w:val="20"/>
                <w:szCs w:val="20"/>
                <w:rtl w:val="0"/>
              </w:rPr>
              <w:t xml:space="preserve">Transcript, duration, extracted fields, audio reference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2">
            <w:pPr>
              <w:spacing w:after="40" w:before="40" w:line="240" w:lineRule="auto"/>
              <w:rPr>
                <w:sz w:val="20"/>
                <w:szCs w:val="20"/>
              </w:rPr>
            </w:pPr>
            <w:r w:rsidDel="00000000" w:rsidR="00000000" w:rsidRPr="00000000">
              <w:rPr>
                <w:sz w:val="20"/>
                <w:szCs w:val="20"/>
                <w:rtl w:val="0"/>
              </w:rPr>
              <w:t xml:space="preserve">Requires founder to record. No auto-capture without IVR integration (V2).</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3">
            <w:pPr>
              <w:spacing w:after="40" w:before="40" w:line="240" w:lineRule="auto"/>
              <w:rPr>
                <w:sz w:val="20"/>
                <w:szCs w:val="20"/>
              </w:rPr>
            </w:pPr>
            <w:r w:rsidDel="00000000" w:rsidR="00000000" w:rsidRPr="00000000">
              <w:rPr>
                <w:sz w:val="20"/>
                <w:szCs w:val="20"/>
                <w:rtl w:val="0"/>
              </w:rPr>
              <w:t xml:space="preserve">Manual Notes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4">
            <w:pPr>
              <w:spacing w:after="40" w:before="40" w:line="240" w:lineRule="auto"/>
              <w:rPr>
                <w:sz w:val="20"/>
                <w:szCs w:val="20"/>
              </w:rPr>
            </w:pPr>
            <w:r w:rsidDel="00000000" w:rsidR="00000000" w:rsidRPr="00000000">
              <w:rPr>
                <w:sz w:val="20"/>
                <w:szCs w:val="20"/>
                <w:rtl w:val="0"/>
              </w:rPr>
              <w:t xml:space="preserve">Direct input from Deal Detail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5">
            <w:pPr>
              <w:spacing w:after="40" w:before="40" w:line="240" w:lineRule="auto"/>
              <w:rPr>
                <w:sz w:val="20"/>
                <w:szCs w:val="20"/>
              </w:rPr>
            </w:pPr>
            <w:r w:rsidDel="00000000" w:rsidR="00000000" w:rsidRPr="00000000">
              <w:rPr>
                <w:sz w:val="20"/>
                <w:szCs w:val="20"/>
                <w:rtl w:val="0"/>
              </w:rPr>
              <w:t xml:space="preserve">Text content, timestamp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66">
            <w:pPr>
              <w:spacing w:after="40" w:before="40" w:line="240" w:lineRule="auto"/>
              <w:rPr>
                <w:sz w:val="20"/>
                <w:szCs w:val="20"/>
              </w:rPr>
            </w:pPr>
            <w:r w:rsidDel="00000000" w:rsidR="00000000" w:rsidRPr="00000000">
              <w:rPr>
                <w:sz w:val="20"/>
                <w:szCs w:val="20"/>
                <w:rtl w:val="0"/>
              </w:rPr>
              <w:t xml:space="preserve">No auto-capture - founder-initiated only.</w:t>
            </w:r>
          </w:p>
        </w:tc>
      </w:tr>
    </w:tbl>
    <w:p w:rsidR="00000000" w:rsidDel="00000000" w:rsidP="00000000" w:rsidRDefault="00000000" w:rsidRPr="00000000" w14:paraId="00000467">
      <w:pPr>
        <w:spacing w:after="180" w:before="180" w:line="240" w:lineRule="auto"/>
        <w:rPr/>
      </w:pPr>
      <w:r w:rsidDel="00000000" w:rsidR="00000000" w:rsidRPr="00000000">
        <w:rPr>
          <w:b w:val="1"/>
          <w:bCs w:val="1"/>
          <w:rtl w:val="0"/>
        </w:rPr>
        <w:t xml:space="preserve">Contact matching</w:t>
      </w:r>
      <w:r w:rsidDel="00000000" w:rsidR="00000000" w:rsidRPr="00000000">
        <w:rPr>
          <w:rtl w:val="0"/>
        </w:rPr>
        <w:t xml:space="preserve"> resolves the sender/recipient to an existing Contact record via email or phone. If auto-create is enabled and no match is found, a new Contact + Deal is created automatically.</w:t>
      </w:r>
    </w:p>
    <w:p w:rsidR="00000000" w:rsidDel="00000000" w:rsidP="00000000" w:rsidRDefault="00000000" w:rsidRPr="00000000" w14:paraId="00000468">
      <w:pPr>
        <w:spacing w:after="180" w:before="180" w:line="240" w:lineRule="auto"/>
        <w:rPr/>
      </w:pPr>
      <w:r w:rsidDel="00000000" w:rsidR="00000000" w:rsidRPr="00000000">
        <w:rPr>
          <w:b w:val="1"/>
          <w:bCs w:val="1"/>
          <w:rtl w:val="0"/>
        </w:rPr>
        <w:t xml:space="preserve">Deal matching</w:t>
      </w:r>
      <w:r w:rsidDel="00000000" w:rsidR="00000000" w:rsidRPr="00000000">
        <w:rPr>
          <w:rtl w:val="0"/>
        </w:rPr>
        <w:t xml:space="preserve"> links the activity to the most recently active deal for that contact. If multiple active deals exist, the system links to the most recent and notifies the founder.</w:t>
      </w:r>
    </w:p>
    <w:p w:rsidR="00000000" w:rsidDel="00000000" w:rsidP="00000000" w:rsidRDefault="00000000" w:rsidRPr="00000000" w14:paraId="00000469">
      <w:pPr>
        <w:pStyle w:val="Heading3"/>
        <w:keepNext w:val="0"/>
        <w:keepLines w:val="0"/>
        <w:spacing w:after="0" w:line="240" w:lineRule="auto"/>
        <w:rPr>
          <w:color w:val="4f81bd"/>
        </w:rPr>
      </w:pPr>
      <w:bookmarkStart w:colFirst="0" w:colLast="0" w:name="_dcinlsv5qd3g" w:id="67"/>
      <w:bookmarkEnd w:id="67"/>
      <w:r w:rsidDel="00000000" w:rsidR="00000000" w:rsidRPr="00000000">
        <w:rPr>
          <w:color w:val="4f81bd"/>
          <w:rtl w:val="0"/>
        </w:rPr>
        <w:t xml:space="preserve">8.4.5 Timeline Rendering</w:t>
      </w:r>
    </w:p>
    <w:p w:rsidR="00000000" w:rsidDel="00000000" w:rsidP="00000000" w:rsidRDefault="00000000" w:rsidRPr="00000000" w14:paraId="0000046A">
      <w:pPr>
        <w:spacing w:after="180" w:before="180" w:line="240" w:lineRule="auto"/>
        <w:rPr>
          <w:sz w:val="24"/>
          <w:szCs w:val="24"/>
        </w:rPr>
      </w:pPr>
      <w:r w:rsidDel="00000000" w:rsidR="00000000" w:rsidRPr="00000000">
        <w:rPr>
          <w:b w:val="1"/>
          <w:bCs w:val="1"/>
          <w:sz w:val="24"/>
          <w:szCs w:val="24"/>
          <w:rtl w:val="0"/>
        </w:rPr>
        <w:t xml:space="preserve">Sort order:</w:t>
      </w:r>
      <w:r w:rsidDel="00000000" w:rsidR="00000000" w:rsidRPr="00000000">
        <w:rPr>
          <w:sz w:val="24"/>
          <w:szCs w:val="24"/>
          <w:rtl w:val="0"/>
        </w:rPr>
        <w:t xml:space="preserve"> Reverse chronological (newest first). This matches how founders think: “what happened most recently?”</w:t>
      </w:r>
    </w:p>
    <w:p w:rsidR="00000000" w:rsidDel="00000000" w:rsidP="00000000" w:rsidRDefault="00000000" w:rsidRPr="00000000" w14:paraId="0000046B">
      <w:pPr>
        <w:spacing w:after="180" w:before="180" w:line="240" w:lineRule="auto"/>
        <w:rPr>
          <w:sz w:val="24"/>
          <w:szCs w:val="24"/>
        </w:rPr>
      </w:pPr>
      <w:r w:rsidDel="00000000" w:rsidR="00000000" w:rsidRPr="00000000">
        <w:rPr>
          <w:b w:val="1"/>
          <w:bCs w:val="1"/>
          <w:sz w:val="24"/>
          <w:szCs w:val="24"/>
          <w:rtl w:val="0"/>
        </w:rPr>
        <w:t xml:space="preserve">Grouping:</w:t>
      </w:r>
      <w:r w:rsidDel="00000000" w:rsidR="00000000" w:rsidRPr="00000000">
        <w:rPr>
          <w:sz w:val="24"/>
          <w:szCs w:val="24"/>
          <w:rtl w:val="0"/>
        </w:rPr>
        <w:t xml:space="preserve"> Activities are grouped by day with date headers (“Today,” “Yesterday,” “March 5, 2026”). Within a day, sorted by timestamp.</w:t>
      </w:r>
    </w:p>
    <w:p w:rsidR="00000000" w:rsidDel="00000000" w:rsidP="00000000" w:rsidRDefault="00000000" w:rsidRPr="00000000" w14:paraId="0000046C">
      <w:pPr>
        <w:spacing w:after="180" w:before="180" w:line="240" w:lineRule="auto"/>
        <w:rPr>
          <w:b w:val="1"/>
          <w:bCs w:val="1"/>
          <w:sz w:val="24"/>
          <w:szCs w:val="24"/>
        </w:rPr>
      </w:pPr>
      <w:r w:rsidDel="00000000" w:rsidR="00000000" w:rsidRPr="00000000">
        <w:rPr>
          <w:b w:val="1"/>
          <w:bCs w:val="1"/>
          <w:sz w:val="24"/>
          <w:szCs w:val="24"/>
          <w:rtl w:val="0"/>
        </w:rPr>
        <w:t xml:space="preserve">Visual hierarchy:</w:t>
      </w:r>
    </w:p>
    <w:tbl>
      <w:tblPr>
        <w:tblStyle w:val="Table39"/>
        <w:tblW w:w="10563.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5"/>
        <w:gridCol w:w="1605"/>
        <w:gridCol w:w="6723"/>
        <w:tblGridChange w:id="0">
          <w:tblGrid>
            <w:gridCol w:w="1500"/>
            <w:gridCol w:w="735"/>
            <w:gridCol w:w="1605"/>
            <w:gridCol w:w="6723"/>
          </w:tblGrid>
        </w:tblGridChange>
      </w:tblGrid>
      <w:tr>
        <w:trPr>
          <w:cantSplit w:val="0"/>
          <w:trHeight w:val="10.925292968749929"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6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Channel</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6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Icon</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6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Color Accent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70">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Typical Entry</w:t>
            </w:r>
          </w:p>
        </w:tc>
      </w:tr>
      <w:tr>
        <w:trPr>
          <w:cantSplit w:val="0"/>
          <w:trHeight w:val="358.9252929687336"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1">
            <w:pPr>
              <w:spacing w:after="40" w:before="40" w:line="240" w:lineRule="auto"/>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2">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3">
            <w:pPr>
              <w:spacing w:after="40" w:before="40" w:line="240" w:lineRule="auto"/>
              <w:rPr>
                <w:color w:val="0000ff"/>
                <w:sz w:val="20"/>
                <w:szCs w:val="20"/>
              </w:rPr>
            </w:pPr>
            <w:r w:rsidDel="00000000" w:rsidR="00000000" w:rsidRPr="00000000">
              <w:rPr>
                <w:color w:val="0000ff"/>
                <w:sz w:val="20"/>
                <w:szCs w:val="20"/>
                <w:rtl w:val="0"/>
              </w:rPr>
              <w:t xml:space="preserve">Blue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4">
            <w:pPr>
              <w:spacing w:after="40" w:before="40" w:line="240" w:lineRule="auto"/>
              <w:rPr>
                <w:sz w:val="20"/>
                <w:szCs w:val="20"/>
              </w:rPr>
            </w:pPr>
            <w:r w:rsidDel="00000000" w:rsidR="00000000" w:rsidRPr="00000000">
              <w:rPr>
                <w:sz w:val="20"/>
                <w:szCs w:val="20"/>
                <w:rtl w:val="0"/>
              </w:rPr>
              <w:t xml:space="preserve">“Email sent: Proposal for Q1 deployment - 2 attachments”</w:t>
            </w:r>
          </w:p>
        </w:tc>
      </w:tr>
      <w:tr>
        <w:trPr>
          <w:cantSplit w:val="0"/>
          <w:trHeight w:val="334.9252929687554"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5">
            <w:pPr>
              <w:spacing w:after="40" w:before="40" w:line="240" w:lineRule="auto"/>
              <w:rPr>
                <w:sz w:val="20"/>
                <w:szCs w:val="20"/>
              </w:rPr>
            </w:pPr>
            <w:r w:rsidDel="00000000" w:rsidR="00000000" w:rsidRPr="00000000">
              <w:rPr>
                <w:sz w:val="20"/>
                <w:szCs w:val="20"/>
                <w:rtl w:val="0"/>
              </w:rPr>
              <w:t xml:space="preserve">WhatsApp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6">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7">
            <w:pPr>
              <w:spacing w:after="40" w:before="40" w:line="240" w:lineRule="auto"/>
              <w:rPr>
                <w:color w:val="00ff00"/>
                <w:sz w:val="20"/>
                <w:szCs w:val="20"/>
              </w:rPr>
            </w:pPr>
            <w:r w:rsidDel="00000000" w:rsidR="00000000" w:rsidRPr="00000000">
              <w:rPr>
                <w:color w:val="00ff00"/>
                <w:sz w:val="20"/>
                <w:szCs w:val="20"/>
                <w:rtl w:val="0"/>
              </w:rPr>
              <w:t xml:space="preserve">Green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8">
            <w:pPr>
              <w:spacing w:after="40" w:before="40" w:line="240" w:lineRule="auto"/>
              <w:rPr>
                <w:sz w:val="20"/>
                <w:szCs w:val="20"/>
              </w:rPr>
            </w:pPr>
            <w:r w:rsidDel="00000000" w:rsidR="00000000" w:rsidRPr="00000000">
              <w:rPr>
                <w:sz w:val="20"/>
                <w:szCs w:val="20"/>
                <w:rtl w:val="0"/>
              </w:rPr>
              <w:t xml:space="preserve">“WhatsApp: Discussed pricing, client asked about bulk discount”</w:t>
            </w:r>
          </w:p>
        </w:tc>
      </w:tr>
      <w:tr>
        <w:trPr>
          <w:cantSplit w:val="0"/>
          <w:trHeight w:val="418.92529296876086"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9">
            <w:pPr>
              <w:spacing w:after="40" w:before="40" w:line="240" w:lineRule="auto"/>
              <w:rPr>
                <w:sz w:val="20"/>
                <w:szCs w:val="20"/>
              </w:rPr>
            </w:pPr>
            <w:r w:rsidDel="00000000" w:rsidR="00000000" w:rsidRPr="00000000">
              <w:rPr>
                <w:sz w:val="20"/>
                <w:szCs w:val="20"/>
                <w:rtl w:val="0"/>
              </w:rPr>
              <w:t xml:space="preserve">Phone/Call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A">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B">
            <w:pPr>
              <w:spacing w:after="40" w:before="40" w:line="240" w:lineRule="auto"/>
              <w:rPr>
                <w:color w:val="ff9900"/>
                <w:sz w:val="20"/>
                <w:szCs w:val="20"/>
              </w:rPr>
            </w:pPr>
            <w:r w:rsidDel="00000000" w:rsidR="00000000" w:rsidRPr="00000000">
              <w:rPr>
                <w:color w:val="ff9900"/>
                <w:sz w:val="20"/>
                <w:szCs w:val="20"/>
                <w:rtl w:val="0"/>
              </w:rPr>
              <w:t xml:space="preserve">Orange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C">
            <w:pPr>
              <w:spacing w:after="40" w:before="40" w:line="240" w:lineRule="auto"/>
              <w:rPr>
                <w:sz w:val="20"/>
                <w:szCs w:val="20"/>
              </w:rPr>
            </w:pPr>
            <w:r w:rsidDel="00000000" w:rsidR="00000000" w:rsidRPr="00000000">
              <w:rPr>
                <w:sz w:val="20"/>
                <w:szCs w:val="20"/>
                <w:rtl w:val="0"/>
              </w:rPr>
              <w:t xml:space="preserve">“Call logged: 15 min - outcome: positive, next: send contract”</w:t>
            </w:r>
          </w:p>
        </w:tc>
      </w:tr>
      <w:tr>
        <w:trPr>
          <w:cantSplit w:val="0"/>
          <w:trHeight w:val="444.00000000000546"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D">
            <w:pPr>
              <w:spacing w:after="40" w:before="40" w:line="240" w:lineRule="auto"/>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E">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7F">
            <w:pPr>
              <w:spacing w:after="40" w:before="40" w:line="240" w:lineRule="auto"/>
              <w:rPr>
                <w:color w:val="9900ff"/>
                <w:sz w:val="20"/>
                <w:szCs w:val="20"/>
              </w:rPr>
            </w:pPr>
            <w:r w:rsidDel="00000000" w:rsidR="00000000" w:rsidRPr="00000000">
              <w:rPr>
                <w:color w:val="9900ff"/>
                <w:sz w:val="20"/>
                <w:szCs w:val="20"/>
                <w:rtl w:val="0"/>
              </w:rPr>
              <w:t xml:space="preserve">Purple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0">
            <w:pPr>
              <w:spacing w:after="40" w:before="40" w:line="240" w:lineRule="auto"/>
              <w:rPr>
                <w:sz w:val="20"/>
                <w:szCs w:val="20"/>
              </w:rPr>
            </w:pPr>
            <w:r w:rsidDel="00000000" w:rsidR="00000000" w:rsidRPr="00000000">
              <w:rPr>
                <w:sz w:val="20"/>
                <w:szCs w:val="20"/>
                <w:rtl w:val="0"/>
              </w:rPr>
              <w:t xml:space="preserve">“Meeting: Product demo with Priya + CTO - 30 min - Google Meet”</w:t>
            </w:r>
          </w:p>
        </w:tc>
      </w:tr>
      <w:tr>
        <w:trPr>
          <w:cantSplit w:val="0"/>
          <w:trHeight w:val="637.8505859374944"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1">
            <w:pPr>
              <w:spacing w:after="40" w:before="40" w:line="240" w:lineRule="auto"/>
              <w:rPr>
                <w:sz w:val="20"/>
                <w:szCs w:val="20"/>
              </w:rPr>
            </w:pPr>
            <w:r w:rsidDel="00000000" w:rsidR="00000000" w:rsidRPr="00000000">
              <w:rPr>
                <w:sz w:val="20"/>
                <w:szCs w:val="20"/>
                <w:rtl w:val="0"/>
              </w:rPr>
              <w:t xml:space="preserve">Voice Note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2">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3">
            <w:pPr>
              <w:spacing w:after="40" w:before="40" w:line="240" w:lineRule="auto"/>
              <w:rPr>
                <w:color w:val="008080"/>
                <w:sz w:val="20"/>
                <w:szCs w:val="20"/>
              </w:rPr>
            </w:pPr>
            <w:r w:rsidDel="00000000" w:rsidR="00000000" w:rsidRPr="00000000">
              <w:rPr>
                <w:color w:val="008080"/>
                <w:sz w:val="20"/>
                <w:szCs w:val="20"/>
                <w:rtl w:val="0"/>
              </w:rPr>
              <w:t xml:space="preserve">Teal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4">
            <w:pPr>
              <w:spacing w:after="40" w:before="40" w:line="240" w:lineRule="auto"/>
              <w:rPr>
                <w:sz w:val="20"/>
                <w:szCs w:val="20"/>
              </w:rPr>
            </w:pPr>
            <w:r w:rsidDel="00000000" w:rsidR="00000000" w:rsidRPr="00000000">
              <w:rPr>
                <w:sz w:val="20"/>
                <w:szCs w:val="20"/>
                <w:rtl w:val="0"/>
              </w:rPr>
              <w:t xml:space="preserve">“Voice note: ‘Spoke to Amit, wants pilot in Jan, loop in CTO’” (with playable audio)</w:t>
            </w:r>
          </w:p>
        </w:tc>
      </w:tr>
      <w:tr>
        <w:trPr>
          <w:cantSplit w:val="0"/>
          <w:trHeight w:val="366.0000000000218"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5">
            <w:pPr>
              <w:spacing w:after="40" w:before="40" w:line="240" w:lineRule="auto"/>
              <w:rPr>
                <w:sz w:val="20"/>
                <w:szCs w:val="20"/>
              </w:rPr>
            </w:pPr>
            <w:r w:rsidDel="00000000" w:rsidR="00000000" w:rsidRPr="00000000">
              <w:rPr>
                <w:sz w:val="20"/>
                <w:szCs w:val="20"/>
                <w:rtl w:val="0"/>
              </w:rPr>
              <w:t xml:space="preserve">Manual Note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6">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7">
            <w:pPr>
              <w:spacing w:after="40" w:before="40" w:line="240" w:lineRule="auto"/>
              <w:rPr>
                <w:color w:val="666666"/>
                <w:sz w:val="20"/>
                <w:szCs w:val="20"/>
              </w:rPr>
            </w:pPr>
            <w:r w:rsidDel="00000000" w:rsidR="00000000" w:rsidRPr="00000000">
              <w:rPr>
                <w:color w:val="666666"/>
                <w:sz w:val="20"/>
                <w:szCs w:val="20"/>
                <w:rtl w:val="0"/>
              </w:rPr>
              <w:t xml:space="preserve">Grey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8">
            <w:pPr>
              <w:spacing w:after="40" w:before="40" w:line="240" w:lineRule="auto"/>
              <w:rPr>
                <w:sz w:val="20"/>
                <w:szCs w:val="20"/>
              </w:rPr>
            </w:pPr>
            <w:r w:rsidDel="00000000" w:rsidR="00000000" w:rsidRPr="00000000">
              <w:rPr>
                <w:sz w:val="20"/>
                <w:szCs w:val="20"/>
                <w:rtl w:val="0"/>
              </w:rPr>
              <w:t xml:space="preserve">“Note added: Client prefers annual billing over monthly”</w:t>
            </w:r>
          </w:p>
        </w:tc>
      </w:tr>
      <w:tr>
        <w:trPr>
          <w:cantSplit w:val="0"/>
          <w:trHeight w:val="287.99999999998363"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9">
            <w:pPr>
              <w:spacing w:after="40" w:before="40" w:line="240" w:lineRule="auto"/>
              <w:rPr>
                <w:sz w:val="20"/>
                <w:szCs w:val="20"/>
              </w:rPr>
            </w:pPr>
            <w:r w:rsidDel="00000000" w:rsidR="00000000" w:rsidRPr="00000000">
              <w:rPr>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A">
            <w:pPr>
              <w:spacing w:after="40" w:before="4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B">
            <w:pPr>
              <w:spacing w:after="40" w:before="40" w:line="240" w:lineRule="auto"/>
              <w:rPr>
                <w:color w:val="cccccc"/>
                <w:sz w:val="20"/>
                <w:szCs w:val="20"/>
              </w:rPr>
            </w:pPr>
            <w:r w:rsidDel="00000000" w:rsidR="00000000" w:rsidRPr="00000000">
              <w:rPr>
                <w:color w:val="cccccc"/>
                <w:sz w:val="20"/>
                <w:szCs w:val="20"/>
                <w:rtl w:val="0"/>
              </w:rPr>
              <w:t xml:space="preserve">Light grey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8C">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“Stage changed: Engaged → Demo Booked”</w:t>
            </w:r>
            <w:r w:rsidDel="00000000" w:rsidR="00000000" w:rsidRPr="00000000">
              <w:rPr>
                <w:rtl w:val="0"/>
              </w:rPr>
            </w:r>
          </w:p>
        </w:tc>
      </w:tr>
    </w:tbl>
    <w:p w:rsidR="00000000" w:rsidDel="00000000" w:rsidP="00000000" w:rsidRDefault="00000000" w:rsidRPr="00000000" w14:paraId="0000048D">
      <w:pPr>
        <w:spacing w:after="180" w:before="180" w:line="240" w:lineRule="auto"/>
        <w:rPr>
          <w:b w:val="1"/>
          <w:bCs w:val="1"/>
          <w:sz w:val="24"/>
          <w:szCs w:val="24"/>
        </w:rPr>
      </w:pPr>
      <w:r w:rsidDel="00000000" w:rsidR="00000000" w:rsidRPr="00000000">
        <w:rPr>
          <w:b w:val="1"/>
          <w:bCs w:val="1"/>
          <w:sz w:val="24"/>
          <w:szCs w:val="24"/>
          <w:rtl w:val="0"/>
        </w:rPr>
        <w:t xml:space="preserve">Interaction patterns:</w:t>
      </w:r>
    </w:p>
    <w:tbl>
      <w:tblPr>
        <w:tblStyle w:val="Table40"/>
        <w:tblW w:w="10530.0" w:type="dxa"/>
        <w:jc w:val="left"/>
        <w:tblInd w:w="-492.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
        <w:gridCol w:w="8046"/>
        <w:tblGridChange w:id="0">
          <w:tblGrid>
            <w:gridCol w:w="2484"/>
            <w:gridCol w:w="8046"/>
          </w:tblGrid>
        </w:tblGridChange>
      </w:tblGrid>
      <w:tr>
        <w:trPr>
          <w:cantSplit w:val="0"/>
          <w:trHeight w:val="286.9252929687445"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8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8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Behavior</w:t>
            </w:r>
          </w:p>
        </w:tc>
      </w:tr>
      <w:tr>
        <w:trPr>
          <w:cantSplit w:val="0"/>
          <w:trHeight w:val="394.9252929687554"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0">
            <w:pPr>
              <w:spacing w:after="40" w:before="40" w:line="240" w:lineRule="auto"/>
              <w:rPr>
                <w:sz w:val="20"/>
                <w:szCs w:val="20"/>
              </w:rPr>
            </w:pPr>
            <w:r w:rsidDel="00000000" w:rsidR="00000000" w:rsidRPr="00000000">
              <w:rPr>
                <w:sz w:val="20"/>
                <w:szCs w:val="20"/>
                <w:rtl w:val="0"/>
              </w:rPr>
              <w:t xml:space="preserve">Tap on email entry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1">
            <w:pPr>
              <w:spacing w:after="40" w:before="40" w:line="240" w:lineRule="auto"/>
              <w:rPr>
                <w:sz w:val="20"/>
                <w:szCs w:val="20"/>
              </w:rPr>
            </w:pPr>
            <w:r w:rsidDel="00000000" w:rsidR="00000000" w:rsidRPr="00000000">
              <w:rPr>
                <w:sz w:val="20"/>
                <w:szCs w:val="20"/>
                <w:rtl w:val="0"/>
              </w:rPr>
              <w:t xml:space="preserve">Expands to show full email body (collapsible)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2">
            <w:pPr>
              <w:spacing w:after="40" w:before="40" w:line="240" w:lineRule="auto"/>
              <w:rPr>
                <w:sz w:val="20"/>
                <w:szCs w:val="20"/>
              </w:rPr>
            </w:pPr>
            <w:r w:rsidDel="00000000" w:rsidR="00000000" w:rsidRPr="00000000">
              <w:rPr>
                <w:sz w:val="20"/>
                <w:szCs w:val="20"/>
                <w:rtl w:val="0"/>
              </w:rPr>
              <w:t xml:space="preserve">Tap on WhatsApp entry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3">
            <w:pPr>
              <w:spacing w:after="40" w:before="40" w:line="240" w:lineRule="auto"/>
              <w:rPr>
                <w:sz w:val="20"/>
                <w:szCs w:val="20"/>
              </w:rPr>
            </w:pPr>
            <w:r w:rsidDel="00000000" w:rsidR="00000000" w:rsidRPr="00000000">
              <w:rPr>
                <w:sz w:val="20"/>
                <w:szCs w:val="20"/>
                <w:rtl w:val="0"/>
              </w:rPr>
              <w:t xml:space="preserve">Expands to show full message text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4">
            <w:pPr>
              <w:spacing w:after="40" w:before="40" w:line="240" w:lineRule="auto"/>
              <w:rPr>
                <w:sz w:val="20"/>
                <w:szCs w:val="20"/>
              </w:rPr>
            </w:pPr>
            <w:r w:rsidDel="00000000" w:rsidR="00000000" w:rsidRPr="00000000">
              <w:rPr>
                <w:sz w:val="20"/>
                <w:szCs w:val="20"/>
                <w:rtl w:val="0"/>
              </w:rPr>
              <w:t xml:space="preserve">Tap on voice note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5">
            <w:pPr>
              <w:spacing w:after="40" w:before="40" w:line="240" w:lineRule="auto"/>
              <w:rPr>
                <w:sz w:val="20"/>
                <w:szCs w:val="20"/>
              </w:rPr>
            </w:pPr>
            <w:r w:rsidDel="00000000" w:rsidR="00000000" w:rsidRPr="00000000">
              <w:rPr>
                <w:sz w:val="20"/>
                <w:szCs w:val="20"/>
                <w:rtl w:val="0"/>
              </w:rPr>
              <w:t xml:space="preserve">Plays audio inline + shows transcript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6">
            <w:pPr>
              <w:spacing w:after="40" w:before="40" w:line="240" w:lineRule="auto"/>
              <w:rPr>
                <w:sz w:val="20"/>
                <w:szCs w:val="20"/>
              </w:rPr>
            </w:pPr>
            <w:r w:rsidDel="00000000" w:rsidR="00000000" w:rsidRPr="00000000">
              <w:rPr>
                <w:sz w:val="20"/>
                <w:szCs w:val="20"/>
                <w:rtl w:val="0"/>
              </w:rPr>
              <w:t xml:space="preserve">Tap on calendar entry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7">
            <w:pPr>
              <w:spacing w:after="40" w:before="40" w:line="240" w:lineRule="auto"/>
              <w:rPr>
                <w:sz w:val="20"/>
                <w:szCs w:val="20"/>
              </w:rPr>
            </w:pPr>
            <w:r w:rsidDel="00000000" w:rsidR="00000000" w:rsidRPr="00000000">
              <w:rPr>
                <w:sz w:val="20"/>
                <w:szCs w:val="20"/>
                <w:rtl w:val="0"/>
              </w:rPr>
              <w:t xml:space="preserve">Shows: attendees, conference link, duration, meeting notes (if Quick Log was completed)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8">
            <w:pPr>
              <w:spacing w:after="40" w:before="40" w:line="240" w:lineRule="auto"/>
              <w:rPr>
                <w:sz w:val="20"/>
                <w:szCs w:val="20"/>
              </w:rPr>
            </w:pPr>
            <w:r w:rsidDel="00000000" w:rsidR="00000000" w:rsidRPr="00000000">
              <w:rPr>
                <w:sz w:val="20"/>
                <w:szCs w:val="20"/>
                <w:rtl w:val="0"/>
              </w:rPr>
              <w:t xml:space="preserve">Tap on system entry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9">
            <w:pPr>
              <w:spacing w:after="40" w:before="40" w:line="240" w:lineRule="auto"/>
              <w:rPr>
                <w:sz w:val="20"/>
                <w:szCs w:val="20"/>
              </w:rPr>
            </w:pPr>
            <w:r w:rsidDel="00000000" w:rsidR="00000000" w:rsidRPr="00000000">
              <w:rPr>
                <w:sz w:val="20"/>
                <w:szCs w:val="20"/>
                <w:rtl w:val="0"/>
              </w:rPr>
              <w:t xml:space="preserve">Shows: rule that triggered the action + “Undo” link (if within 1 hour)</w:t>
            </w:r>
          </w:p>
        </w:tc>
      </w:tr>
    </w:tbl>
    <w:p w:rsidR="00000000" w:rsidDel="00000000" w:rsidP="00000000" w:rsidRDefault="00000000" w:rsidRPr="00000000" w14:paraId="0000049A">
      <w:pPr>
        <w:pStyle w:val="Heading3"/>
        <w:keepNext w:val="0"/>
        <w:keepLines w:val="0"/>
        <w:spacing w:after="0" w:line="240" w:lineRule="auto"/>
        <w:rPr>
          <w:color w:val="4f81bd"/>
        </w:rPr>
      </w:pPr>
      <w:bookmarkStart w:colFirst="0" w:colLast="0" w:name="_2r5ygglhjpm2" w:id="68"/>
      <w:bookmarkEnd w:id="68"/>
      <w:r w:rsidDel="00000000" w:rsidR="00000000" w:rsidRPr="00000000">
        <w:rPr>
          <w:color w:val="4f81bd"/>
          <w:rtl w:val="0"/>
        </w:rPr>
        <w:t xml:space="preserve">8.4.6 Cross-Channel Threading</w:t>
      </w:r>
    </w:p>
    <w:p w:rsidR="00000000" w:rsidDel="00000000" w:rsidP="00000000" w:rsidRDefault="00000000" w:rsidRPr="00000000" w14:paraId="0000049B">
      <w:pPr>
        <w:spacing w:after="180" w:before="180" w:line="240" w:lineRule="auto"/>
        <w:rPr/>
      </w:pPr>
      <w:r w:rsidDel="00000000" w:rsidR="00000000" w:rsidRPr="00000000">
        <w:rPr>
          <w:rtl w:val="0"/>
        </w:rPr>
        <w:t xml:space="preserve">The key technical challenge: linking activities across channels to the same conversation thread.</w:t>
      </w:r>
    </w:p>
    <w:tbl>
      <w:tblPr>
        <w:tblStyle w:val="Table41"/>
        <w:tblW w:w="10553.999999999998" w:type="dxa"/>
        <w:jc w:val="left"/>
        <w:tblInd w:w="-51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968.999999999998"/>
        <w:tblGridChange w:id="0">
          <w:tblGrid>
            <w:gridCol w:w="3585"/>
            <w:gridCol w:w="6968.99999999999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9C">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Scenario</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9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Threading Logic</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E">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Email → WhatsApp follow-up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9F">
            <w:pPr>
              <w:spacing w:after="40" w:before="40" w:line="240" w:lineRule="auto"/>
              <w:rPr>
                <w:sz w:val="20"/>
                <w:szCs w:val="20"/>
              </w:rPr>
            </w:pPr>
            <w:r w:rsidDel="00000000" w:rsidR="00000000" w:rsidRPr="00000000">
              <w:rPr>
                <w:sz w:val="20"/>
                <w:szCs w:val="20"/>
                <w:rtl w:val="0"/>
              </w:rPr>
              <w:t xml:space="preserve">Same contact + within 24 hours = likely same thread. Display with visual connector line.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0">
            <w:pPr>
              <w:spacing w:after="40" w:before="40" w:line="240" w:lineRule="auto"/>
              <w:rPr>
                <w:sz w:val="20"/>
                <w:szCs w:val="20"/>
              </w:rPr>
            </w:pPr>
            <w:r w:rsidDel="00000000" w:rsidR="00000000" w:rsidRPr="00000000">
              <w:rPr>
                <w:sz w:val="20"/>
                <w:szCs w:val="20"/>
                <w:rtl w:val="0"/>
              </w:rPr>
              <w:t xml:space="preserve">Multiple email threads with same contact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1">
            <w:pPr>
              <w:spacing w:after="40" w:before="40" w:line="240" w:lineRule="auto"/>
              <w:rPr>
                <w:sz w:val="20"/>
                <w:szCs w:val="20"/>
              </w:rPr>
            </w:pPr>
            <w:r w:rsidDel="00000000" w:rsidR="00000000" w:rsidRPr="00000000">
              <w:rPr>
                <w:sz w:val="20"/>
                <w:szCs w:val="20"/>
                <w:rtl w:val="0"/>
              </w:rPr>
              <w:t xml:space="preserve">Group by Gmail </w:t>
            </w:r>
            <w:r w:rsidDel="00000000" w:rsidR="00000000" w:rsidRPr="00000000">
              <w:rPr>
                <w:i w:val="1"/>
                <w:iCs w:val="1"/>
                <w:sz w:val="18"/>
                <w:szCs w:val="18"/>
                <w:rtl w:val="0"/>
              </w:rPr>
              <w:t xml:space="preserve">threadId</w:t>
            </w:r>
            <w:r w:rsidDel="00000000" w:rsidR="00000000" w:rsidRPr="00000000">
              <w:rPr>
                <w:sz w:val="20"/>
                <w:szCs w:val="20"/>
                <w:rtl w:val="0"/>
              </w:rPr>
              <w:t xml:space="preserve">. Different threads show as separate timeline clusters.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2">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Meeting → Post-meeting email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3">
            <w:pPr>
              <w:spacing w:after="40" w:before="40" w:line="240" w:lineRule="auto"/>
              <w:rPr>
                <w:sz w:val="20"/>
                <w:szCs w:val="20"/>
              </w:rPr>
            </w:pPr>
            <w:r w:rsidDel="00000000" w:rsidR="00000000" w:rsidRPr="00000000">
              <w:rPr>
                <w:sz w:val="20"/>
                <w:szCs w:val="20"/>
                <w:rtl w:val="0"/>
              </w:rPr>
              <w:t xml:space="preserve">Calendar event attendee match + email sent within 2 hours of meeting end = linked.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4">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WhatsApp → Phone call → Voice note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5">
            <w:pPr>
              <w:spacing w:after="40" w:before="40" w:line="240" w:lineRule="auto"/>
              <w:rPr>
                <w:sz w:val="20"/>
                <w:szCs w:val="20"/>
              </w:rPr>
            </w:pPr>
            <w:r w:rsidDel="00000000" w:rsidR="00000000" w:rsidRPr="00000000">
              <w:rPr>
                <w:sz w:val="20"/>
                <w:szCs w:val="20"/>
                <w:rtl w:val="0"/>
              </w:rPr>
              <w:t xml:space="preserve">Same contact + within 30-minute window = linked cluster.</w:t>
            </w:r>
          </w:p>
        </w:tc>
      </w:tr>
    </w:tbl>
    <w:p w:rsidR="00000000" w:rsidDel="00000000" w:rsidP="00000000" w:rsidRDefault="00000000" w:rsidRPr="00000000" w14:paraId="000004A6">
      <w:pPr>
        <w:spacing w:after="180" w:before="180" w:line="240" w:lineRule="auto"/>
        <w:rPr/>
      </w:pPr>
      <w:r w:rsidDel="00000000" w:rsidR="00000000" w:rsidRPr="00000000">
        <w:rPr>
          <w:b w:val="1"/>
          <w:bCs w:val="1"/>
          <w:rtl w:val="0"/>
        </w:rPr>
        <w:t xml:space="preserve">Threading is informational, not structural</w:t>
      </w:r>
      <w:r w:rsidDel="00000000" w:rsidR="00000000" w:rsidRPr="00000000">
        <w:rPr>
          <w:rtl w:val="0"/>
        </w:rPr>
        <w:t xml:space="preserve"> - all activities are stored as independent records. Thread linkage is computed at render time using the heuristics above. This avoids the complexity of maintaining thread state across channels.</w:t>
      </w:r>
    </w:p>
    <w:p w:rsidR="00000000" w:rsidDel="00000000" w:rsidP="00000000" w:rsidRDefault="00000000" w:rsidRPr="00000000" w14:paraId="000004A7">
      <w:pPr>
        <w:pStyle w:val="Heading3"/>
        <w:keepNext w:val="0"/>
        <w:keepLines w:val="0"/>
        <w:spacing w:after="0" w:line="240" w:lineRule="auto"/>
        <w:rPr>
          <w:color w:val="2e75b6"/>
        </w:rPr>
      </w:pPr>
      <w:bookmarkStart w:colFirst="0" w:colLast="0" w:name="_f4u911epdw5r" w:id="69"/>
      <w:bookmarkEnd w:id="69"/>
      <w:r w:rsidDel="00000000" w:rsidR="00000000" w:rsidRPr="00000000">
        <w:rPr>
          <w:color w:val="2e75b6"/>
          <w:rtl w:val="0"/>
        </w:rPr>
        <w:t xml:space="preserve">8.4.7 Privacy &amp; Data Handling</w:t>
      </w:r>
    </w:p>
    <w:tbl>
      <w:tblPr>
        <w:tblStyle w:val="Table42"/>
        <w:tblW w:w="10587.0" w:type="dxa"/>
        <w:jc w:val="left"/>
        <w:tblInd w:w="-492.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8202"/>
        <w:tblGridChange w:id="0">
          <w:tblGrid>
            <w:gridCol w:w="2385"/>
            <w:gridCol w:w="82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A8">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Concern</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A9">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Implementation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A">
            <w:pPr>
              <w:spacing w:after="40" w:before="40" w:line="240" w:lineRule="auto"/>
              <w:rPr>
                <w:sz w:val="20"/>
                <w:szCs w:val="20"/>
              </w:rPr>
            </w:pPr>
            <w:r w:rsidDel="00000000" w:rsidR="00000000" w:rsidRPr="00000000">
              <w:rPr>
                <w:sz w:val="20"/>
                <w:szCs w:val="20"/>
                <w:rtl w:val="0"/>
              </w:rPr>
              <w:t xml:space="preserve">Email body content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B">
            <w:pPr>
              <w:spacing w:after="40" w:before="40" w:line="240" w:lineRule="auto"/>
              <w:rPr>
                <w:sz w:val="20"/>
                <w:szCs w:val="20"/>
              </w:rPr>
            </w:pPr>
            <w:r w:rsidDel="00000000" w:rsidR="00000000" w:rsidRPr="00000000">
              <w:rPr>
                <w:sz w:val="20"/>
                <w:szCs w:val="20"/>
                <w:rtl w:val="0"/>
              </w:rPr>
              <w:t xml:space="preserve">Encrypted at rest (AES-256). Decrypted only for the authenticated deal owner. Never used for analytics or ML training.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C">
            <w:pPr>
              <w:spacing w:after="40" w:before="40" w:line="240" w:lineRule="auto"/>
              <w:rPr>
                <w:sz w:val="20"/>
                <w:szCs w:val="20"/>
              </w:rPr>
            </w:pPr>
            <w:r w:rsidDel="00000000" w:rsidR="00000000" w:rsidRPr="00000000">
              <w:rPr>
                <w:sz w:val="20"/>
                <w:szCs w:val="20"/>
                <w:rtl w:val="0"/>
              </w:rPr>
              <w:t xml:space="preserve">WhatsApp messages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D">
            <w:pPr>
              <w:spacing w:after="40" w:before="40" w:line="240" w:lineRule="auto"/>
              <w:rPr>
                <w:sz w:val="20"/>
                <w:szCs w:val="20"/>
              </w:rPr>
            </w:pPr>
            <w:r w:rsidDel="00000000" w:rsidR="00000000" w:rsidRPr="00000000">
              <w:rPr>
                <w:sz w:val="20"/>
                <w:szCs w:val="20"/>
                <w:rtl w:val="0"/>
              </w:rPr>
              <w:t xml:space="preserve">Same encryption standard. Messages visible only to authenticated users with deal access.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E">
            <w:pPr>
              <w:spacing w:after="40" w:before="40" w:line="240" w:lineRule="auto"/>
              <w:rPr>
                <w:sz w:val="20"/>
                <w:szCs w:val="20"/>
              </w:rPr>
            </w:pPr>
            <w:r w:rsidDel="00000000" w:rsidR="00000000" w:rsidRPr="00000000">
              <w:rPr>
                <w:sz w:val="20"/>
                <w:szCs w:val="20"/>
                <w:rtl w:val="0"/>
              </w:rPr>
              <w:t xml:space="preserve">Shared deals (V3: team mode)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AF">
            <w:pPr>
              <w:spacing w:after="40" w:before="40" w:line="240" w:lineRule="auto"/>
              <w:rPr>
                <w:sz w:val="20"/>
                <w:szCs w:val="20"/>
              </w:rPr>
            </w:pPr>
            <w:r w:rsidDel="00000000" w:rsidR="00000000" w:rsidRPr="00000000">
              <w:rPr>
                <w:sz w:val="20"/>
                <w:szCs w:val="20"/>
                <w:rtl w:val="0"/>
              </w:rPr>
              <w:t xml:space="preserve">Activity content visible to all team members assigned to the deal. Toggle per-deal: “Share activity content with team” (default: 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0">
            <w:pPr>
              <w:spacing w:after="40" w:before="40" w:line="240" w:lineRule="auto"/>
              <w:rPr>
                <w:sz w:val="20"/>
                <w:szCs w:val="20"/>
              </w:rPr>
            </w:pPr>
            <w:r w:rsidDel="00000000" w:rsidR="00000000" w:rsidRPr="00000000">
              <w:rPr>
                <w:sz w:val="20"/>
                <w:szCs w:val="20"/>
                <w:rtl w:val="0"/>
              </w:rPr>
              <w:t xml:space="preserve">Right to erasure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1">
            <w:pPr>
              <w:spacing w:after="40" w:before="40" w:line="240" w:lineRule="auto"/>
              <w:rPr>
                <w:sz w:val="20"/>
                <w:szCs w:val="20"/>
              </w:rPr>
            </w:pPr>
            <w:r w:rsidDel="00000000" w:rsidR="00000000" w:rsidRPr="00000000">
              <w:rPr>
                <w:sz w:val="20"/>
                <w:szCs w:val="20"/>
                <w:rtl w:val="0"/>
              </w:rPr>
              <w:t xml:space="preserve">“Delete all data for this contact” removes all activity records, voice notes, transcripts, and deal history. Irreversible.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2">
            <w:pPr>
              <w:spacing w:after="40" w:before="40" w:line="240" w:lineRule="auto"/>
              <w:rPr>
                <w:sz w:val="20"/>
                <w:szCs w:val="20"/>
              </w:rPr>
            </w:pPr>
            <w:r w:rsidDel="00000000" w:rsidR="00000000" w:rsidRPr="00000000">
              <w:rPr>
                <w:sz w:val="20"/>
                <w:szCs w:val="20"/>
                <w:rtl w:val="0"/>
              </w:rPr>
              <w:t xml:space="preserve">Data retention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3">
            <w:pPr>
              <w:spacing w:after="40" w:before="40" w:line="240" w:lineRule="auto"/>
              <w:rPr>
                <w:sz w:val="20"/>
                <w:szCs w:val="20"/>
              </w:rPr>
            </w:pPr>
            <w:r w:rsidDel="00000000" w:rsidR="00000000" w:rsidRPr="00000000">
              <w:rPr>
                <w:sz w:val="20"/>
                <w:szCs w:val="20"/>
                <w:rtl w:val="0"/>
              </w:rPr>
              <w:t xml:space="preserve">Activity records retained for the lifetime of the account. Voice note audio files retained for 12 months, then auto-deleted (transcript text retained).</w:t>
            </w:r>
          </w:p>
        </w:tc>
      </w:tr>
    </w:tbl>
    <w:p w:rsidR="00000000" w:rsidDel="00000000" w:rsidP="00000000" w:rsidRDefault="00000000" w:rsidRPr="00000000" w14:paraId="000004B4">
      <w:pPr>
        <w:pStyle w:val="Heading2"/>
        <w:keepNext w:val="0"/>
        <w:keepLines w:val="0"/>
        <w:spacing w:after="0" w:line="240" w:lineRule="auto"/>
        <w:rPr/>
      </w:pPr>
      <w:bookmarkStart w:colFirst="0" w:colLast="0" w:name="_m5rae9xkfswm" w:id="70"/>
      <w:bookmarkEnd w:id="70"/>
      <w:r w:rsidDel="00000000" w:rsidR="00000000" w:rsidRPr="00000000">
        <w:rPr>
          <w:rtl w:val="0"/>
        </w:rPr>
        <w:t xml:space="preserve">8.5. Reference Features</w:t>
      </w:r>
    </w:p>
    <w:p w:rsidR="00000000" w:rsidDel="00000000" w:rsidP="00000000" w:rsidRDefault="00000000" w:rsidRPr="00000000" w14:paraId="000004B5">
      <w:pPr>
        <w:spacing w:after="180" w:before="180" w:line="240" w:lineRule="auto"/>
        <w:rPr/>
      </w:pPr>
      <w:r w:rsidDel="00000000" w:rsidR="00000000" w:rsidRPr="00000000">
        <w:rPr>
          <w:rtl w:val="0"/>
        </w:rPr>
        <w:t xml:space="preserve">The following features are part of the DealPilot solution space but are not detailed in this PRD iteration. They are documented at summary level with their target phase.</w:t>
      </w:r>
    </w:p>
    <w:p w:rsidR="00000000" w:rsidDel="00000000" w:rsidP="00000000" w:rsidRDefault="00000000" w:rsidRPr="00000000" w14:paraId="000004B6">
      <w:pPr>
        <w:pStyle w:val="Heading3"/>
        <w:keepNext w:val="0"/>
        <w:keepLines w:val="0"/>
        <w:spacing w:after="0" w:line="240" w:lineRule="auto"/>
        <w:rPr>
          <w:color w:val="4f81bd"/>
        </w:rPr>
      </w:pPr>
      <w:bookmarkStart w:colFirst="0" w:colLast="0" w:name="_4uzhlzq7x3ou" w:id="71"/>
      <w:bookmarkEnd w:id="71"/>
      <w:r w:rsidDel="00000000" w:rsidR="00000000" w:rsidRPr="00000000">
        <w:rPr>
          <w:color w:val="4f81bd"/>
          <w:rtl w:val="0"/>
        </w:rPr>
        <w:t xml:space="preserve">8.5.1 Layer 2 - Intelligence Features</w:t>
      </w:r>
    </w:p>
    <w:tbl>
      <w:tblPr>
        <w:tblStyle w:val="Table43"/>
        <w:tblW w:w="10569.0" w:type="dxa"/>
        <w:jc w:val="left"/>
        <w:tblInd w:w="-51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945"/>
        <w:gridCol w:w="7194.000000000001"/>
        <w:tblGridChange w:id="0">
          <w:tblGrid>
            <w:gridCol w:w="2430"/>
            <w:gridCol w:w="945"/>
            <w:gridCol w:w="7194.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B7">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B8">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B9">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Summary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A">
            <w:pPr>
              <w:spacing w:after="40" w:before="40" w:line="240" w:lineRule="auto"/>
              <w:rPr>
                <w:sz w:val="20"/>
                <w:szCs w:val="20"/>
              </w:rPr>
            </w:pPr>
            <w:r w:rsidDel="00000000" w:rsidR="00000000" w:rsidRPr="00000000">
              <w:rPr>
                <w:sz w:val="20"/>
                <w:szCs w:val="20"/>
                <w:rtl w:val="0"/>
              </w:rPr>
              <w:t xml:space="preserve">Deal Health Scoring (G/Y/R)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B">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C">
            <w:pPr>
              <w:spacing w:after="40" w:before="40" w:line="240" w:lineRule="auto"/>
              <w:rPr>
                <w:sz w:val="20"/>
                <w:szCs w:val="20"/>
              </w:rPr>
            </w:pPr>
            <w:r w:rsidDel="00000000" w:rsidR="00000000" w:rsidRPr="00000000">
              <w:rPr>
                <w:sz w:val="20"/>
                <w:szCs w:val="20"/>
                <w:rtl w:val="0"/>
              </w:rPr>
              <w:t xml:space="preserve">Rule-based: Green (&lt;3 days since contact), Yellow (4–7 days), Red (7+ days). Displayed as colored dot on every deal card. Configurable thresholds in Settings.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D">
            <w:pPr>
              <w:spacing w:after="40" w:before="40" w:line="240" w:lineRule="auto"/>
              <w:rPr>
                <w:sz w:val="20"/>
                <w:szCs w:val="20"/>
              </w:rPr>
            </w:pPr>
            <w:r w:rsidDel="00000000" w:rsidR="00000000" w:rsidRPr="00000000">
              <w:rPr>
                <w:sz w:val="20"/>
                <w:szCs w:val="20"/>
                <w:rtl w:val="0"/>
              </w:rPr>
              <w:t xml:space="preserve">Priority Ranking Formula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E">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BF">
            <w:pPr>
              <w:spacing w:after="40" w:before="40" w:line="240" w:lineRule="auto"/>
              <w:rPr>
                <w:sz w:val="20"/>
                <w:szCs w:val="20"/>
              </w:rPr>
            </w:pPr>
            <w:r w:rsidDel="00000000" w:rsidR="00000000" w:rsidRPr="00000000">
              <w:rPr>
                <w:sz w:val="20"/>
                <w:szCs w:val="20"/>
                <w:rtl w:val="0"/>
              </w:rPr>
              <w:t xml:space="preserve">Score = Deal Value × Days Since Touch × Stage Weight. Surfaces top 5 deals in “Today’s Focus” strip on dashboard.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0">
            <w:pPr>
              <w:spacing w:after="40" w:before="40" w:line="240" w:lineRule="auto"/>
              <w:rPr>
                <w:sz w:val="20"/>
                <w:szCs w:val="20"/>
              </w:rPr>
            </w:pPr>
            <w:r w:rsidDel="00000000" w:rsidR="00000000" w:rsidRPr="00000000">
              <w:rPr>
                <w:sz w:val="20"/>
                <w:szCs w:val="20"/>
                <w:rtl w:val="0"/>
              </w:rPr>
              <w:t xml:space="preserve">Morning Brief</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1">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2">
            <w:pPr>
              <w:spacing w:after="40" w:before="40" w:line="240" w:lineRule="auto"/>
              <w:rPr>
                <w:sz w:val="20"/>
                <w:szCs w:val="20"/>
              </w:rPr>
            </w:pPr>
            <w:r w:rsidDel="00000000" w:rsidR="00000000" w:rsidRPr="00000000">
              <w:rPr>
                <w:sz w:val="20"/>
                <w:szCs w:val="20"/>
                <w:rtl w:val="0"/>
              </w:rPr>
              <w:t xml:space="preserve">Daily digest pushed at 8 AM: top deals needing action, today’s meetings with context, pipeline summary, overnight leads. In-app screen + WhatsApp push (V1).</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3">
            <w:pPr>
              <w:spacing w:after="40" w:before="40" w:line="240" w:lineRule="auto"/>
              <w:rPr>
                <w:sz w:val="20"/>
                <w:szCs w:val="20"/>
              </w:rPr>
            </w:pPr>
            <w:r w:rsidDel="00000000" w:rsidR="00000000" w:rsidRPr="00000000">
              <w:rPr>
                <w:sz w:val="20"/>
                <w:szCs w:val="20"/>
                <w:rtl w:val="0"/>
              </w:rPr>
              <w:t xml:space="preserve">Pre-Call Context Brief</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4">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5">
            <w:pPr>
              <w:spacing w:after="40" w:before="40" w:line="240" w:lineRule="auto"/>
              <w:rPr>
                <w:sz w:val="20"/>
                <w:szCs w:val="20"/>
              </w:rPr>
            </w:pPr>
            <w:r w:rsidDel="00000000" w:rsidR="00000000" w:rsidRPr="00000000">
              <w:rPr>
                <w:sz w:val="20"/>
                <w:szCs w:val="20"/>
                <w:rtl w:val="0"/>
              </w:rPr>
              <w:t xml:space="preserve">30 minutes before a calendar meeting: push notification with last 3 interactions, promises made, deal stage, and key notes for the contact.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6">
            <w:pPr>
              <w:spacing w:after="40" w:before="40" w:line="240" w:lineRule="auto"/>
              <w:rPr>
                <w:sz w:val="20"/>
                <w:szCs w:val="20"/>
              </w:rPr>
            </w:pPr>
            <w:r w:rsidDel="00000000" w:rsidR="00000000" w:rsidRPr="00000000">
              <w:rPr>
                <w:sz w:val="20"/>
                <w:szCs w:val="20"/>
                <w:rtl w:val="0"/>
              </w:rPr>
              <w:t xml:space="preserve">Pipeline Calculator / Weighted Forecast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7">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8">
            <w:pPr>
              <w:spacing w:after="40" w:before="40" w:line="240" w:lineRule="auto"/>
              <w:rPr>
                <w:sz w:val="20"/>
                <w:szCs w:val="20"/>
              </w:rPr>
            </w:pPr>
            <w:r w:rsidDel="00000000" w:rsidR="00000000" w:rsidRPr="00000000">
              <w:rPr>
                <w:sz w:val="20"/>
                <w:szCs w:val="20"/>
                <w:rtl w:val="0"/>
              </w:rPr>
              <w:t xml:space="preserve">Total pipeline × stage probability = weighted forecast. “Will I hit target?” confidence meter on dashboard. Stage probabilities configurable.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9">
            <w:pPr>
              <w:spacing w:after="40" w:before="40" w:line="240" w:lineRule="auto"/>
              <w:rPr>
                <w:sz w:val="20"/>
                <w:szCs w:val="20"/>
              </w:rPr>
            </w:pPr>
            <w:r w:rsidDel="00000000" w:rsidR="00000000" w:rsidRPr="00000000">
              <w:rPr>
                <w:sz w:val="20"/>
                <w:szCs w:val="20"/>
                <w:rtl w:val="0"/>
              </w:rPr>
              <w:t xml:space="preserve">Weekly Pipeline Report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A">
            <w:pPr>
              <w:spacing w:after="40" w:before="40" w:line="240" w:lineRule="auto"/>
              <w:rPr>
                <w:sz w:val="20"/>
                <w:szCs w:val="20"/>
              </w:rPr>
            </w:pPr>
            <w:r w:rsidDel="00000000" w:rsidR="00000000" w:rsidRPr="00000000">
              <w:rPr>
                <w:sz w:val="20"/>
                <w:szCs w:val="20"/>
                <w:rtl w:val="0"/>
              </w:rPr>
              <w:t xml:space="preserve">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CB">
            <w:pPr>
              <w:spacing w:after="40" w:before="40" w:line="240" w:lineRule="auto"/>
              <w:rPr>
                <w:sz w:val="20"/>
                <w:szCs w:val="20"/>
              </w:rPr>
            </w:pPr>
            <w:r w:rsidDel="00000000" w:rsidR="00000000" w:rsidRPr="00000000">
              <w:rPr>
                <w:sz w:val="20"/>
                <w:szCs w:val="20"/>
                <w:rtl w:val="0"/>
              </w:rPr>
              <w:t xml:space="preserve">Auto-generated: deals won/lost, avg cycle, stage bottlenecks, channel ROI. Exportable PDF for investor sharing.</w:t>
            </w:r>
          </w:p>
        </w:tc>
      </w:tr>
    </w:tbl>
    <w:p w:rsidR="00000000" w:rsidDel="00000000" w:rsidP="00000000" w:rsidRDefault="00000000" w:rsidRPr="00000000" w14:paraId="000004CC">
      <w:pPr>
        <w:pStyle w:val="Heading3"/>
        <w:keepNext w:val="0"/>
        <w:keepLines w:val="0"/>
        <w:spacing w:after="0" w:line="240" w:lineRule="auto"/>
        <w:rPr>
          <w:color w:val="4f81bd"/>
        </w:rPr>
      </w:pPr>
      <w:bookmarkStart w:colFirst="0" w:colLast="0" w:name="_mdicvhmlnr7" w:id="72"/>
      <w:bookmarkEnd w:id="72"/>
      <w:r w:rsidDel="00000000" w:rsidR="00000000" w:rsidRPr="00000000">
        <w:rPr>
          <w:color w:val="4f81bd"/>
          <w:rtl w:val="0"/>
        </w:rPr>
        <w:t xml:space="preserve">8.5.2 Layer 3 - Suggested Actions Features</w:t>
      </w:r>
    </w:p>
    <w:tbl>
      <w:tblPr>
        <w:tblStyle w:val="Table44"/>
        <w:tblW w:w="10551.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050"/>
        <w:gridCol w:w="7041"/>
        <w:tblGridChange w:id="0">
          <w:tblGrid>
            <w:gridCol w:w="2460"/>
            <w:gridCol w:w="1050"/>
            <w:gridCol w:w="704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CD">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CE">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CF">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Summary</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0">
            <w:pPr>
              <w:spacing w:after="40" w:before="40" w:line="240" w:lineRule="auto"/>
              <w:rPr>
                <w:sz w:val="20"/>
                <w:szCs w:val="20"/>
              </w:rPr>
            </w:pPr>
            <w:r w:rsidDel="00000000" w:rsidR="00000000" w:rsidRPr="00000000">
              <w:rPr>
                <w:sz w:val="20"/>
                <w:szCs w:val="20"/>
                <w:rtl w:val="0"/>
              </w:rPr>
              <w:t xml:space="preserve">Template-Based Follow-Up Drafts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1">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2">
            <w:pPr>
              <w:spacing w:after="40" w:before="40" w:line="240" w:lineRule="auto"/>
              <w:rPr>
                <w:sz w:val="20"/>
                <w:szCs w:val="20"/>
              </w:rPr>
            </w:pPr>
            <w:r w:rsidDel="00000000" w:rsidR="00000000" w:rsidRPr="00000000">
              <w:rPr>
                <w:sz w:val="20"/>
                <w:szCs w:val="20"/>
                <w:rtl w:val="0"/>
              </w:rPr>
              <w:t xml:space="preserve">System picks message template based on deal stage + days since last touch. Personalizes with {{contact_name}}, {{deal_value}}, etc. Ships with 5 default templates.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3">
            <w:pPr>
              <w:spacing w:after="40" w:before="40" w:line="240" w:lineRule="auto"/>
              <w:rPr>
                <w:sz w:val="20"/>
                <w:szCs w:val="20"/>
              </w:rPr>
            </w:pPr>
            <w:r w:rsidDel="00000000" w:rsidR="00000000" w:rsidRPr="00000000">
              <w:rPr>
                <w:sz w:val="20"/>
                <w:szCs w:val="20"/>
                <w:rtl w:val="0"/>
              </w:rPr>
              <w:t xml:space="preserve">One-Tap Approve / Edit / Skip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4">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5">
            <w:pPr>
              <w:spacing w:after="40" w:before="40" w:line="240" w:lineRule="auto"/>
              <w:rPr>
                <w:sz w:val="20"/>
                <w:szCs w:val="20"/>
              </w:rPr>
            </w:pPr>
            <w:r w:rsidDel="00000000" w:rsidR="00000000" w:rsidRPr="00000000">
              <w:rPr>
                <w:sz w:val="20"/>
                <w:szCs w:val="20"/>
                <w:rtl w:val="0"/>
              </w:rPr>
              <w:t xml:space="preserve">Core interaction pattern for all suggested actions. Approve sends immediately. Edit opens composer. Skip snoozes (2hrs / tomorrow / next week).</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6">
            <w:pPr>
              <w:spacing w:after="40" w:before="40" w:line="240" w:lineRule="auto"/>
              <w:rPr>
                <w:sz w:val="20"/>
                <w:szCs w:val="20"/>
              </w:rPr>
            </w:pPr>
            <w:r w:rsidDel="00000000" w:rsidR="00000000" w:rsidRPr="00000000">
              <w:rPr>
                <w:sz w:val="20"/>
                <w:szCs w:val="20"/>
                <w:rtl w:val="0"/>
              </w:rPr>
              <w:t xml:space="preserve">Action Center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7">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8">
            <w:pPr>
              <w:spacing w:after="40" w:before="40" w:line="240" w:lineRule="auto"/>
              <w:rPr>
                <w:sz w:val="20"/>
                <w:szCs w:val="20"/>
              </w:rPr>
            </w:pPr>
            <w:r w:rsidDel="00000000" w:rsidR="00000000" w:rsidRPr="00000000">
              <w:rPr>
                <w:sz w:val="20"/>
                <w:szCs w:val="20"/>
                <w:rtl w:val="0"/>
              </w:rPr>
              <w:t xml:space="preserve">Central queue of all pending suggested actions, sorted by priority. Progress bar. Empty state celebration when queue is cleared.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9">
            <w:pPr>
              <w:spacing w:after="40" w:before="40" w:line="240" w:lineRule="auto"/>
              <w:rPr>
                <w:sz w:val="20"/>
                <w:szCs w:val="20"/>
              </w:rPr>
            </w:pPr>
            <w:r w:rsidDel="00000000" w:rsidR="00000000" w:rsidRPr="00000000">
              <w:rPr>
                <w:sz w:val="20"/>
                <w:szCs w:val="20"/>
                <w:rtl w:val="0"/>
              </w:rPr>
              <w:t xml:space="preserve">Multi-Channel Notifications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A">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B">
            <w:pPr>
              <w:spacing w:after="40" w:before="40" w:line="240" w:lineRule="auto"/>
              <w:rPr>
                <w:sz w:val="20"/>
                <w:szCs w:val="20"/>
              </w:rPr>
            </w:pPr>
            <w:r w:rsidDel="00000000" w:rsidR="00000000" w:rsidRPr="00000000">
              <w:rPr>
                <w:sz w:val="20"/>
                <w:szCs w:val="20"/>
                <w:rtl w:val="0"/>
              </w:rPr>
              <w:t xml:space="preserve">WhatsApp (urgent + AM brief), Push (real-time), Email (weekly digest). Configurable per event type. BSP cost for WhatsApp notifications.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C">
            <w:pPr>
              <w:spacing w:after="40" w:before="40" w:line="240" w:lineRule="auto"/>
              <w:rPr>
                <w:sz w:val="20"/>
                <w:szCs w:val="20"/>
              </w:rPr>
            </w:pPr>
            <w:r w:rsidDel="00000000" w:rsidR="00000000" w:rsidRPr="00000000">
              <w:rPr>
                <w:sz w:val="20"/>
                <w:szCs w:val="20"/>
                <w:rtl w:val="0"/>
              </w:rPr>
              <w:t xml:space="preserve">Smart Follow-Up Sequences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D">
            <w:pPr>
              <w:spacing w:after="40" w:before="40" w:line="240" w:lineRule="auto"/>
              <w:rPr>
                <w:sz w:val="20"/>
                <w:szCs w:val="20"/>
              </w:rPr>
            </w:pPr>
            <w:r w:rsidDel="00000000" w:rsidR="00000000" w:rsidRPr="00000000">
              <w:rPr>
                <w:sz w:val="20"/>
                <w:szCs w:val="20"/>
                <w:rtl w:val="0"/>
              </w:rPr>
              <w:t xml:space="preserve">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E">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Rule-based sequences: “If no reply in 3 days → send Nudge 1. If no reply in 5 more days → send Nudge 2. After 3 nudges → flag as at-risk.”</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DF">
            <w:pPr>
              <w:spacing w:after="40" w:before="40" w:line="240" w:lineRule="auto"/>
              <w:rPr>
                <w:sz w:val="20"/>
                <w:szCs w:val="20"/>
              </w:rPr>
            </w:pPr>
            <w:r w:rsidDel="00000000" w:rsidR="00000000" w:rsidRPr="00000000">
              <w:rPr>
                <w:sz w:val="20"/>
                <w:szCs w:val="20"/>
                <w:rtl w:val="0"/>
              </w:rPr>
              <w:t xml:space="preserve">Speed-to-Response Alert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0">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1">
            <w:pPr>
              <w:spacing w:after="40" w:before="40" w:line="240" w:lineRule="auto"/>
              <w:rPr>
                <w:sz w:val="20"/>
                <w:szCs w:val="20"/>
              </w:rPr>
            </w:pPr>
            <w:r w:rsidDel="00000000" w:rsidR="00000000" w:rsidRPr="00000000">
              <w:rPr>
                <w:sz w:val="20"/>
                <w:szCs w:val="20"/>
                <w:rtl w:val="0"/>
              </w:rPr>
              <w:t xml:space="preserve">Urgent push when new lead arrives and no response within 5 minutes. Escalate at 30 min and 2 hours. Based on InsideSales data: 5-min response = 21× qualification rate.</w:t>
            </w:r>
          </w:p>
        </w:tc>
      </w:tr>
    </w:tbl>
    <w:p w:rsidR="00000000" w:rsidDel="00000000" w:rsidP="00000000" w:rsidRDefault="00000000" w:rsidRPr="00000000" w14:paraId="000004E2">
      <w:pPr>
        <w:pStyle w:val="Heading3"/>
        <w:keepNext w:val="0"/>
        <w:keepLines w:val="0"/>
        <w:spacing w:after="0" w:line="240" w:lineRule="auto"/>
        <w:rPr>
          <w:color w:val="4f81bd"/>
        </w:rPr>
      </w:pPr>
      <w:bookmarkStart w:colFirst="0" w:colLast="0" w:name="_1ki0a5olsrr7" w:id="73"/>
      <w:bookmarkEnd w:id="73"/>
      <w:r w:rsidDel="00000000" w:rsidR="00000000" w:rsidRPr="00000000">
        <w:rPr>
          <w:color w:val="4f81bd"/>
          <w:rtl w:val="0"/>
        </w:rPr>
        <w:t xml:space="preserve">8.5.3 Layer 4 - Additional Input Features</w:t>
      </w:r>
    </w:p>
    <w:tbl>
      <w:tblPr>
        <w:tblStyle w:val="Table45"/>
        <w:tblW w:w="10509.0" w:type="dxa"/>
        <w:jc w:val="left"/>
        <w:tblInd w:w="-52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945"/>
        <w:gridCol w:w="7119.000000000001"/>
        <w:tblGridChange w:id="0">
          <w:tblGrid>
            <w:gridCol w:w="2445"/>
            <w:gridCol w:w="945"/>
            <w:gridCol w:w="7119.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E3">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E4">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E5">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Summary</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6">
            <w:pPr>
              <w:spacing w:after="40" w:before="40" w:line="240" w:lineRule="auto"/>
              <w:rPr>
                <w:sz w:val="20"/>
                <w:szCs w:val="20"/>
              </w:rPr>
            </w:pPr>
            <w:r w:rsidDel="00000000" w:rsidR="00000000" w:rsidRPr="00000000">
              <w:rPr>
                <w:sz w:val="20"/>
                <w:szCs w:val="20"/>
                <w:rtl w:val="0"/>
              </w:rPr>
              <w:t xml:space="preserve">Post-Meeting Quick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7">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8">
            <w:pPr>
              <w:spacing w:after="40" w:before="40" w:line="240" w:lineRule="auto"/>
              <w:rPr>
                <w:sz w:val="20"/>
                <w:szCs w:val="20"/>
              </w:rPr>
            </w:pPr>
            <w:r w:rsidDel="00000000" w:rsidR="00000000" w:rsidRPr="00000000">
              <w:rPr>
                <w:sz w:val="20"/>
                <w:szCs w:val="20"/>
                <w:rtl w:val="0"/>
              </w:rPr>
              <w:t xml:space="preserve">Auto-triggered 5 min after calendar meeting ends. 2 fields: Outcome (dropdown: Positive / Follow-up / Info Requested / Lost / On Hold) + Next Step (text or voice). &lt;10 seconds to complete.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9">
            <w:pPr>
              <w:spacing w:after="40" w:before="40" w:line="240" w:lineRule="auto"/>
              <w:rPr>
                <w:sz w:val="20"/>
                <w:szCs w:val="20"/>
              </w:rPr>
            </w:pPr>
            <w:r w:rsidDel="00000000" w:rsidR="00000000" w:rsidRPr="00000000">
              <w:rPr>
                <w:sz w:val="20"/>
                <w:szCs w:val="20"/>
                <w:rtl w:val="0"/>
              </w:rPr>
              <w:t xml:space="preserve">Manual Deal Creation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A">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B">
            <w:pPr>
              <w:spacing w:after="40" w:before="40" w:line="240" w:lineRule="auto"/>
              <w:rPr>
                <w:sz w:val="20"/>
                <w:szCs w:val="20"/>
              </w:rPr>
            </w:pPr>
            <w:r w:rsidDel="00000000" w:rsidR="00000000" w:rsidRPr="00000000">
              <w:rPr>
                <w:sz w:val="20"/>
                <w:szCs w:val="20"/>
                <w:rtl w:val="0"/>
              </w:rPr>
              <w:t xml:space="preserve">Minimal form: Contact Name + Deal Value + Stage (required). Company, Source, Notes (optional). Auto-suggest existing contacts. &lt;15 seconds to create.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C">
            <w:pPr>
              <w:spacing w:after="40" w:before="40" w:line="240" w:lineRule="auto"/>
              <w:rPr>
                <w:sz w:val="20"/>
                <w:szCs w:val="20"/>
              </w:rPr>
            </w:pPr>
            <w:r w:rsidDel="00000000" w:rsidR="00000000" w:rsidRPr="00000000">
              <w:rPr>
                <w:sz w:val="20"/>
                <w:szCs w:val="20"/>
                <w:rtl w:val="0"/>
              </w:rPr>
              <w:t xml:space="preserve">Call Recording + Summarization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D">
            <w:pPr>
              <w:spacing w:after="40" w:before="40" w:line="240" w:lineRule="auto"/>
              <w:rPr>
                <w:sz w:val="20"/>
                <w:szCs w:val="20"/>
              </w:rPr>
            </w:pPr>
            <w:r w:rsidDel="00000000" w:rsidR="00000000" w:rsidRPr="00000000">
              <w:rPr>
                <w:sz w:val="20"/>
                <w:szCs w:val="20"/>
                <w:rtl w:val="0"/>
              </w:rPr>
              <w:t xml:space="preserve">V3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EE">
            <w:pPr>
              <w:spacing w:after="40" w:before="40" w:line="240" w:lineRule="auto"/>
              <w:rPr>
                <w:sz w:val="20"/>
                <w:szCs w:val="20"/>
              </w:rPr>
            </w:pPr>
            <w:r w:rsidDel="00000000" w:rsidR="00000000" w:rsidRPr="00000000">
              <w:rPr>
                <w:sz w:val="20"/>
                <w:szCs w:val="20"/>
                <w:rtl w:val="0"/>
              </w:rPr>
              <w:t xml:space="preserve">Record sales calls with consent, auto-generate summary + action items + deal update. Sanket’s #1 wishlist item. Deferred due to high build complexity and consent UX requirements.</w:t>
            </w:r>
          </w:p>
        </w:tc>
      </w:tr>
    </w:tbl>
    <w:p w:rsidR="00000000" w:rsidDel="00000000" w:rsidP="00000000" w:rsidRDefault="00000000" w:rsidRPr="00000000" w14:paraId="000004EF">
      <w:pPr>
        <w:pStyle w:val="Heading2"/>
        <w:keepNext w:val="0"/>
        <w:keepLines w:val="0"/>
        <w:spacing w:after="0" w:line="240" w:lineRule="auto"/>
        <w:rPr/>
      </w:pPr>
      <w:bookmarkStart w:colFirst="0" w:colLast="0" w:name="_4wc5hj6lsv7t" w:id="74"/>
      <w:bookmarkEnd w:id="74"/>
      <w:r w:rsidDel="00000000" w:rsidR="00000000" w:rsidRPr="00000000">
        <w:rPr>
          <w:rtl w:val="0"/>
        </w:rPr>
        <w:t xml:space="preserve">8.6 Core Infrastructure Features</w:t>
      </w:r>
    </w:p>
    <w:tbl>
      <w:tblPr>
        <w:tblStyle w:val="Table46"/>
        <w:tblW w:w="10473.0" w:type="dxa"/>
        <w:jc w:val="left"/>
        <w:tblInd w:w="-504.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945"/>
        <w:gridCol w:w="6648"/>
        <w:tblGridChange w:id="0">
          <w:tblGrid>
            <w:gridCol w:w="2880"/>
            <w:gridCol w:w="945"/>
            <w:gridCol w:w="664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F0">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F1">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Phase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4F2">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Summary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3">
            <w:pPr>
              <w:spacing w:after="40" w:before="40" w:line="240" w:lineRule="auto"/>
              <w:rPr>
                <w:sz w:val="20"/>
                <w:szCs w:val="20"/>
              </w:rPr>
            </w:pPr>
            <w:r w:rsidDel="00000000" w:rsidR="00000000" w:rsidRPr="00000000">
              <w:rPr>
                <w:sz w:val="20"/>
                <w:szCs w:val="20"/>
                <w:rtl w:val="0"/>
              </w:rPr>
              <w:t xml:space="preserve">Single-Screen Dashboard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4">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5">
            <w:pPr>
              <w:spacing w:after="40" w:before="40" w:line="240" w:lineRule="auto"/>
              <w:rPr>
                <w:sz w:val="20"/>
                <w:szCs w:val="20"/>
              </w:rPr>
            </w:pPr>
            <w:r w:rsidDel="00000000" w:rsidR="00000000" w:rsidRPr="00000000">
              <w:rPr>
                <w:sz w:val="20"/>
                <w:szCs w:val="20"/>
                <w:rtl w:val="0"/>
              </w:rPr>
              <w:t xml:space="preserve">Three zones: Today’s Focus (top), Pipeline Kanban (center), Quick Stats (bottom). The “home” screen - founder assesses pipeline in &lt;30 seconds.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6">
            <w:pPr>
              <w:spacing w:after="40" w:before="40" w:line="240" w:lineRule="auto"/>
              <w:rPr>
                <w:sz w:val="20"/>
                <w:szCs w:val="20"/>
              </w:rPr>
            </w:pPr>
            <w:r w:rsidDel="00000000" w:rsidR="00000000" w:rsidRPr="00000000">
              <w:rPr>
                <w:sz w:val="20"/>
                <w:szCs w:val="20"/>
                <w:rtl w:val="0"/>
              </w:rPr>
              <w:t xml:space="preserve">Onboarding Flow</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7">
            <w:pPr>
              <w:spacing w:after="40" w:before="40" w:line="240" w:lineRule="auto"/>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8">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3 steps: Connect Channels → Set Up Pipeline → Import Deals. Smart defaults. Every step skippable. &lt;5 minutes total.</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9">
            <w:pPr>
              <w:spacing w:after="40" w:before="40" w:line="240" w:lineRule="auto"/>
              <w:rPr>
                <w:sz w:val="20"/>
                <w:szCs w:val="20"/>
              </w:rPr>
            </w:pPr>
            <w:r w:rsidDel="00000000" w:rsidR="00000000" w:rsidRPr="00000000">
              <w:rPr>
                <w:sz w:val="20"/>
                <w:szCs w:val="20"/>
                <w:rtl w:val="0"/>
              </w:rPr>
              <w:t xml:space="preserve">Contact List + Merge Duplicates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A">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B">
            <w:pPr>
              <w:spacing w:after="40" w:before="40" w:line="240" w:lineRule="auto"/>
              <w:rPr>
                <w:sz w:val="20"/>
                <w:szCs w:val="20"/>
              </w:rPr>
            </w:pPr>
            <w:r w:rsidDel="00000000" w:rsidR="00000000" w:rsidRPr="00000000">
              <w:rPr>
                <w:sz w:val="20"/>
                <w:szCs w:val="20"/>
                <w:rtl w:val="0"/>
              </w:rPr>
              <w:t xml:space="preserve">Auto-captured contacts with search, filters, source icons. Duplicate detection + merge flow.</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C">
            <w:pPr>
              <w:spacing w:after="40" w:before="40" w:line="240" w:lineRule="auto"/>
              <w:rPr>
                <w:sz w:val="20"/>
                <w:szCs w:val="20"/>
              </w:rPr>
            </w:pPr>
            <w:r w:rsidDel="00000000" w:rsidR="00000000" w:rsidRPr="00000000">
              <w:rPr>
                <w:sz w:val="20"/>
                <w:szCs w:val="20"/>
                <w:rtl w:val="0"/>
              </w:rPr>
              <w:t xml:space="preserve">Templates Manager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D">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E">
            <w:pPr>
              <w:spacing w:after="40" w:before="40" w:line="240" w:lineRule="auto"/>
              <w:rPr>
                <w:sz w:val="20"/>
                <w:szCs w:val="20"/>
              </w:rPr>
            </w:pPr>
            <w:r w:rsidDel="00000000" w:rsidR="00000000" w:rsidRPr="00000000">
              <w:rPr>
                <w:sz w:val="20"/>
                <w:szCs w:val="20"/>
                <w:rtl w:val="0"/>
              </w:rPr>
              <w:t xml:space="preserve">Create/edit message templates with merge variables. 5 defaults. Usage stats. Powers all Layer 3 actions.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4FF">
            <w:pPr>
              <w:spacing w:after="40" w:before="40" w:line="240" w:lineRule="auto"/>
              <w:rPr>
                <w:sz w:val="20"/>
                <w:szCs w:val="20"/>
              </w:rPr>
            </w:pPr>
            <w:r w:rsidDel="00000000" w:rsidR="00000000" w:rsidRPr="00000000">
              <w:rPr>
                <w:sz w:val="20"/>
                <w:szCs w:val="20"/>
                <w:rtl w:val="0"/>
              </w:rPr>
              <w:t xml:space="preserve">Settings (Channels, Pipeline, Notifications)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0">
            <w:pPr>
              <w:spacing w:after="40" w:before="40" w:line="240" w:lineRule="auto"/>
              <w:rPr>
                <w:sz w:val="20"/>
                <w:szCs w:val="20"/>
              </w:rPr>
            </w:pPr>
            <w:r w:rsidDel="00000000" w:rsidR="00000000" w:rsidRPr="00000000">
              <w:rPr>
                <w:sz w:val="20"/>
                <w:szCs w:val="20"/>
                <w:rtl w:val="0"/>
              </w:rPr>
              <w:t xml:space="preserve">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1">
            <w:pPr>
              <w:spacing w:after="40" w:before="40" w:line="240" w:lineRule="auto"/>
              <w:rPr>
                <w:sz w:val="20"/>
                <w:szCs w:val="20"/>
              </w:rPr>
            </w:pPr>
            <w:r w:rsidDel="00000000" w:rsidR="00000000" w:rsidRPr="00000000">
              <w:rPr>
                <w:sz w:val="20"/>
                <w:szCs w:val="20"/>
                <w:rtl w:val="0"/>
              </w:rPr>
              <w:t xml:space="preserve">Configure channel connections, deal stages + auto-rules, notification preferences + quiet hours.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2">
            <w:pPr>
              <w:spacing w:after="40" w:before="40" w:line="240" w:lineRule="auto"/>
              <w:rPr>
                <w:sz w:val="20"/>
                <w:szCs w:val="20"/>
              </w:rPr>
            </w:pPr>
            <w:r w:rsidDel="00000000" w:rsidR="00000000" w:rsidRPr="00000000">
              <w:rPr>
                <w:sz w:val="20"/>
                <w:szCs w:val="20"/>
                <w:rtl w:val="0"/>
              </w:rPr>
              <w:t xml:space="preserve">Analytics &amp; Reports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3">
            <w:pPr>
              <w:spacing w:after="40" w:before="40" w:line="240" w:lineRule="auto"/>
              <w:rPr>
                <w:sz w:val="20"/>
                <w:szCs w:val="20"/>
              </w:rPr>
            </w:pPr>
            <w:r w:rsidDel="00000000" w:rsidR="00000000" w:rsidRPr="00000000">
              <w:rPr>
                <w:sz w:val="20"/>
                <w:szCs w:val="20"/>
                <w:rtl w:val="0"/>
              </w:rPr>
              <w:t xml:space="preserve">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4">
            <w:pPr>
              <w:spacing w:after="40" w:before="40" w:line="240" w:lineRule="auto"/>
              <w:rPr>
                <w:sz w:val="20"/>
                <w:szCs w:val="20"/>
              </w:rPr>
            </w:pPr>
            <w:r w:rsidDel="00000000" w:rsidR="00000000" w:rsidRPr="00000000">
              <w:rPr>
                <w:sz w:val="20"/>
                <w:szCs w:val="20"/>
                <w:rtl w:val="0"/>
              </w:rPr>
              <w:t xml:space="preserve">6 founder-friendly charts: funnel, deal flow, channel performance, follow-up effectiveness. Export PDF.</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5">
            <w:pPr>
              <w:spacing w:after="40" w:before="40" w:line="240" w:lineRule="auto"/>
              <w:rPr>
                <w:sz w:val="20"/>
                <w:szCs w:val="20"/>
              </w:rPr>
            </w:pPr>
            <w:r w:rsidDel="00000000" w:rsidR="00000000" w:rsidRPr="00000000">
              <w:rPr>
                <w:sz w:val="20"/>
                <w:szCs w:val="20"/>
                <w:rtl w:val="0"/>
              </w:rPr>
              <w:t xml:space="preserve">Mobile PWA</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6">
            <w:pPr>
              <w:spacing w:after="40" w:before="40" w:line="240" w:lineRule="auto"/>
              <w:rPr>
                <w:sz w:val="20"/>
                <w:szCs w:val="20"/>
              </w:rPr>
            </w:pPr>
            <w:r w:rsidDel="00000000" w:rsidR="00000000" w:rsidRPr="00000000">
              <w:rPr>
                <w:sz w:val="20"/>
                <w:szCs w:val="20"/>
                <w:rtl w:val="0"/>
              </w:rPr>
              <w:t xml:space="preserve">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7">
            <w:pPr>
              <w:spacing w:after="40" w:before="40" w:line="240" w:lineRule="auto"/>
              <w:rPr>
                <w:sz w:val="20"/>
                <w:szCs w:val="20"/>
              </w:rPr>
            </w:pPr>
            <w:r w:rsidDel="00000000" w:rsidR="00000000" w:rsidRPr="00000000">
              <w:rPr>
                <w:sz w:val="20"/>
                <w:szCs w:val="20"/>
                <w:rtl w:val="0"/>
              </w:rPr>
              <w:t xml:space="preserve">Lightweight progressive web app. &lt;2 taps to update. Offline queueing.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8">
            <w:pPr>
              <w:spacing w:after="40" w:before="40" w:line="240" w:lineRule="auto"/>
              <w:rPr>
                <w:sz w:val="20"/>
                <w:szCs w:val="20"/>
              </w:rPr>
            </w:pPr>
            <w:r w:rsidDel="00000000" w:rsidR="00000000" w:rsidRPr="00000000">
              <w:rPr>
                <w:sz w:val="20"/>
                <w:szCs w:val="20"/>
                <w:rtl w:val="0"/>
              </w:rPr>
              <w:t xml:space="preserve">Team Mode (Multi-User)</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9">
            <w:pPr>
              <w:spacing w:after="40" w:before="40" w:line="240" w:lineRule="auto"/>
              <w:rPr>
                <w:sz w:val="20"/>
                <w:szCs w:val="20"/>
              </w:rPr>
            </w:pPr>
            <w:r w:rsidDel="00000000" w:rsidR="00000000" w:rsidRPr="00000000">
              <w:rPr>
                <w:sz w:val="20"/>
                <w:szCs w:val="20"/>
                <w:rtl w:val="0"/>
              </w:rPr>
              <w:t xml:space="preserve">V3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A">
            <w:pPr>
              <w:spacing w:after="40" w:before="40" w:line="240" w:lineRule="auto"/>
              <w:rPr>
                <w:sz w:val="20"/>
                <w:szCs w:val="20"/>
              </w:rPr>
            </w:pPr>
            <w:r w:rsidDel="00000000" w:rsidR="00000000" w:rsidRPr="00000000">
              <w:rPr>
                <w:sz w:val="20"/>
                <w:szCs w:val="20"/>
                <w:rtl w:val="0"/>
              </w:rPr>
              <w:t xml:space="preserve">Add sales reps. Assign deals. Shared pipeline. Role-based visibility.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B">
            <w:pPr>
              <w:spacing w:after="40" w:before="40" w:line="240" w:lineRule="auto"/>
              <w:rPr>
                <w:sz w:val="20"/>
                <w:szCs w:val="20"/>
              </w:rPr>
            </w:pPr>
            <w:r w:rsidDel="00000000" w:rsidR="00000000" w:rsidRPr="00000000">
              <w:rPr>
                <w:sz w:val="20"/>
                <w:szCs w:val="20"/>
                <w:rtl w:val="0"/>
              </w:rPr>
              <w:t xml:space="preserve">Sales Hire Onboarding Playbook</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C">
            <w:pPr>
              <w:spacing w:after="40" w:before="40" w:line="240" w:lineRule="auto"/>
              <w:rPr>
                <w:sz w:val="20"/>
                <w:szCs w:val="20"/>
              </w:rPr>
            </w:pPr>
            <w:r w:rsidDel="00000000" w:rsidR="00000000" w:rsidRPr="00000000">
              <w:rPr>
                <w:sz w:val="20"/>
                <w:szCs w:val="20"/>
                <w:rtl w:val="0"/>
              </w:rPr>
              <w:t xml:space="preserve">V3</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D">
            <w:pPr>
              <w:spacing w:after="40" w:before="40" w:line="240" w:lineRule="auto"/>
              <w:rPr>
                <w:sz w:val="20"/>
                <w:szCs w:val="20"/>
              </w:rPr>
            </w:pPr>
            <w:r w:rsidDel="00000000" w:rsidR="00000000" w:rsidRPr="00000000">
              <w:rPr>
                <w:sz w:val="20"/>
                <w:szCs w:val="20"/>
                <w:rtl w:val="0"/>
              </w:rPr>
              <w:t xml:space="preserve">Auto-generated playbook from founder’s deal history: stages, patterns, talk tracks.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E">
            <w:pPr>
              <w:spacing w:after="40" w:before="40" w:line="240" w:lineRule="auto"/>
              <w:rPr>
                <w:sz w:val="20"/>
                <w:szCs w:val="20"/>
              </w:rPr>
            </w:pPr>
            <w:r w:rsidDel="00000000" w:rsidR="00000000" w:rsidRPr="00000000">
              <w:rPr>
                <w:sz w:val="20"/>
                <w:szCs w:val="20"/>
                <w:rtl w:val="0"/>
              </w:rPr>
              <w:t xml:space="preserve">Investor Dashboard Export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0F">
            <w:pPr>
              <w:spacing w:after="40" w:before="40" w:line="240" w:lineRule="auto"/>
              <w:rPr>
                <w:sz w:val="20"/>
                <w:szCs w:val="20"/>
              </w:rPr>
            </w:pPr>
            <w:r w:rsidDel="00000000" w:rsidR="00000000" w:rsidRPr="00000000">
              <w:rPr>
                <w:sz w:val="20"/>
                <w:szCs w:val="20"/>
                <w:rtl w:val="0"/>
              </w:rPr>
              <w:t xml:space="preserve">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0">
            <w:pPr>
              <w:spacing w:after="40" w:before="40" w:line="240" w:lineRule="auto"/>
              <w:rPr>
                <w:sz w:val="20"/>
                <w:szCs w:val="20"/>
              </w:rPr>
            </w:pPr>
            <w:r w:rsidDel="00000000" w:rsidR="00000000" w:rsidRPr="00000000">
              <w:rPr>
                <w:sz w:val="20"/>
                <w:szCs w:val="20"/>
                <w:rtl w:val="0"/>
              </w:rPr>
              <w:t xml:space="preserve">One-click PDF: ARR forecast, deal velocity, funnel conversion, channel ROI.</w:t>
            </w:r>
          </w:p>
        </w:tc>
      </w:tr>
    </w:tbl>
    <w:p w:rsidR="00000000" w:rsidDel="00000000" w:rsidP="00000000" w:rsidRDefault="00000000" w:rsidRPr="00000000" w14:paraId="00000511">
      <w:pPr>
        <w:pStyle w:val="Heading2"/>
        <w:keepNext w:val="0"/>
        <w:keepLines w:val="0"/>
        <w:spacing w:after="0" w:before="200" w:line="240" w:lineRule="auto"/>
        <w:jc w:val="left"/>
        <w:rPr>
          <w:color w:val="4f81bd"/>
        </w:rPr>
      </w:pPr>
      <w:bookmarkStart w:colFirst="0" w:colLast="0" w:name="_eso1eurogqfu" w:id="75"/>
      <w:bookmarkEnd w:id="75"/>
      <w:r w:rsidDel="00000000" w:rsidR="00000000" w:rsidRPr="00000000">
        <w:rPr>
          <w:color w:val="4f81bd"/>
          <w:rtl w:val="0"/>
        </w:rPr>
        <w:t xml:space="preserve">8. 7 Technical Decisions &amp; Constraints</w:t>
      </w:r>
    </w:p>
    <w:tbl>
      <w:tblPr>
        <w:tblStyle w:val="Table47"/>
        <w:tblW w:w="10512.000000000004"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270"/>
        <w:gridCol w:w="5232.000000000002"/>
        <w:tblGridChange w:id="0">
          <w:tblGrid>
            <w:gridCol w:w="2010"/>
            <w:gridCol w:w="3270"/>
            <w:gridCol w:w="5232.0000000000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12">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Decision</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13">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Choice</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14">
            <w:pPr>
              <w:spacing w:after="40" w:before="40" w:line="240" w:lineRule="auto"/>
              <w:rPr>
                <w:b w:val="1"/>
                <w:bCs w:val="1"/>
                <w:color w:val="ffffff"/>
                <w:sz w:val="20"/>
                <w:szCs w:val="20"/>
              </w:rPr>
            </w:pPr>
            <w:r w:rsidDel="00000000" w:rsidR="00000000" w:rsidRPr="00000000">
              <w:rPr>
                <w:b w:val="1"/>
                <w:bCs w:val="1"/>
                <w:color w:val="ffffff"/>
                <w:sz w:val="20"/>
                <w:szCs w:val="20"/>
                <w:rtl w:val="0"/>
              </w:rPr>
              <w:t xml:space="preserve">Rationale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5">
            <w:pPr>
              <w:spacing w:after="40" w:before="40" w:line="240" w:lineRule="auto"/>
              <w:rPr>
                <w:sz w:val="20"/>
                <w:szCs w:val="20"/>
              </w:rPr>
            </w:pPr>
            <w:r w:rsidDel="00000000" w:rsidR="00000000" w:rsidRPr="00000000">
              <w:rPr>
                <w:sz w:val="20"/>
                <w:szCs w:val="20"/>
                <w:rtl w:val="0"/>
              </w:rPr>
              <w:t xml:space="preserve">Gmail API access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6">
            <w:pPr>
              <w:spacing w:after="40" w:before="40" w:line="240" w:lineRule="auto"/>
              <w:rPr>
                <w:sz w:val="20"/>
                <w:szCs w:val="20"/>
              </w:rPr>
            </w:pPr>
            <w:r w:rsidDel="00000000" w:rsidR="00000000" w:rsidRPr="00000000">
              <w:rPr>
                <w:sz w:val="20"/>
                <w:szCs w:val="20"/>
                <w:rtl w:val="0"/>
              </w:rPr>
              <w:t xml:space="preserve">Middleware (Zapier/Pipedream) for MVP; direct API with CASA certification for 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7">
            <w:pPr>
              <w:spacing w:after="40" w:before="40" w:line="240" w:lineRule="auto"/>
              <w:rPr>
                <w:sz w:val="20"/>
                <w:szCs w:val="20"/>
              </w:rPr>
            </w:pPr>
            <w:r w:rsidDel="00000000" w:rsidR="00000000" w:rsidRPr="00000000">
              <w:rPr>
                <w:sz w:val="20"/>
                <w:szCs w:val="20"/>
                <w:rtl w:val="0"/>
              </w:rPr>
              <w:t xml:space="preserve">CASA costs $5K–$75K and takes 2–6 months. Middleware avoids this for launch.</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8">
            <w:pPr>
              <w:spacing w:after="40" w:before="40" w:line="240" w:lineRule="auto"/>
              <w:rPr>
                <w:sz w:val="20"/>
                <w:szCs w:val="20"/>
              </w:rPr>
            </w:pPr>
            <w:r w:rsidDel="00000000" w:rsidR="00000000" w:rsidRPr="00000000">
              <w:rPr>
                <w:sz w:val="20"/>
                <w:szCs w:val="20"/>
                <w:rtl w:val="0"/>
              </w:rPr>
              <w:t xml:space="preserve">WhatsApp integration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9">
            <w:pPr>
              <w:spacing w:after="40" w:before="40" w:line="240" w:lineRule="auto"/>
              <w:rPr>
                <w:sz w:val="20"/>
                <w:szCs w:val="20"/>
              </w:rPr>
            </w:pPr>
            <w:r w:rsidDel="00000000" w:rsidR="00000000" w:rsidRPr="00000000">
              <w:rPr>
                <w:sz w:val="20"/>
                <w:szCs w:val="20"/>
                <w:rtl w:val="0"/>
              </w:rPr>
              <w:t xml:space="preserve">BSP (Interakt or Gallabox) for V1</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A">
            <w:pPr>
              <w:spacing w:after="40" w:before="40" w:line="240" w:lineRule="auto"/>
              <w:rPr>
                <w:sz w:val="20"/>
                <w:szCs w:val="20"/>
              </w:rPr>
            </w:pPr>
            <w:r w:rsidDel="00000000" w:rsidR="00000000" w:rsidRPr="00000000">
              <w:rPr>
                <w:sz w:val="20"/>
                <w:szCs w:val="20"/>
                <w:rtl w:val="0"/>
              </w:rPr>
              <w:t xml:space="preserve">Direct Cloud API requires FB Business verification. BSP handles compliance. ₹799–5K/month.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B">
            <w:pPr>
              <w:spacing w:after="40" w:before="40" w:line="240" w:lineRule="auto"/>
              <w:rPr>
                <w:sz w:val="20"/>
                <w:szCs w:val="20"/>
              </w:rPr>
            </w:pPr>
            <w:r w:rsidDel="00000000" w:rsidR="00000000" w:rsidRPr="00000000">
              <w:rPr>
                <w:sz w:val="20"/>
                <w:szCs w:val="20"/>
                <w:rtl w:val="0"/>
              </w:rPr>
              <w:t xml:space="preserve">Speech-to-text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C">
            <w:pPr>
              <w:spacing w:after="40" w:before="40" w:line="240" w:lineRule="auto"/>
              <w:rPr>
                <w:sz w:val="20"/>
                <w:szCs w:val="20"/>
              </w:rPr>
            </w:pPr>
            <w:r w:rsidDel="00000000" w:rsidR="00000000" w:rsidRPr="00000000">
              <w:rPr>
                <w:sz w:val="20"/>
                <w:szCs w:val="20"/>
                <w:rtl w:val="0"/>
              </w:rPr>
              <w:t xml:space="preserve">OpenAI Whisper API</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D">
            <w:pPr>
              <w:spacing w:after="40" w:before="40" w:line="240" w:lineRule="auto"/>
              <w:rPr>
                <w:sz w:val="20"/>
                <w:szCs w:val="20"/>
              </w:rPr>
            </w:pPr>
            <w:r w:rsidDel="00000000" w:rsidR="00000000" w:rsidRPr="00000000">
              <w:rPr>
                <w:sz w:val="20"/>
                <w:szCs w:val="20"/>
                <w:rtl w:val="0"/>
              </w:rPr>
              <w:t xml:space="preserve">$0.006/min. Handles Hindi, Marathi, Hinglish. Good accuracy. Cheapest production-ready option.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E">
            <w:pPr>
              <w:spacing w:after="40" w:before="40" w:line="240" w:lineRule="auto"/>
              <w:rPr>
                <w:sz w:val="20"/>
                <w:szCs w:val="20"/>
              </w:rPr>
            </w:pPr>
            <w:r w:rsidDel="00000000" w:rsidR="00000000" w:rsidRPr="00000000">
              <w:rPr>
                <w:sz w:val="20"/>
                <w:szCs w:val="20"/>
                <w:rtl w:val="0"/>
              </w:rPr>
              <w:t xml:space="preserve">Field extraction (voice notes)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1F">
            <w:pPr>
              <w:spacing w:after="40" w:before="40" w:line="240" w:lineRule="auto"/>
              <w:rPr>
                <w:sz w:val="20"/>
                <w:szCs w:val="20"/>
              </w:rPr>
            </w:pPr>
            <w:r w:rsidDel="00000000" w:rsidR="00000000" w:rsidRPr="00000000">
              <w:rPr>
                <w:sz w:val="20"/>
                <w:szCs w:val="20"/>
                <w:rtl w:val="0"/>
              </w:rPr>
              <w:t xml:space="preserve">Rule-based keyword matching for MVP; GPT-4o-mini for V2</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0">
            <w:pPr>
              <w:spacing w:after="40" w:before="40" w:line="240" w:lineRule="auto"/>
              <w:rPr>
                <w:sz w:val="20"/>
                <w:szCs w:val="20"/>
              </w:rPr>
            </w:pPr>
            <w:r w:rsidDel="00000000" w:rsidR="00000000" w:rsidRPr="00000000">
              <w:rPr>
                <w:sz w:val="20"/>
                <w:szCs w:val="20"/>
                <w:rtl w:val="0"/>
              </w:rPr>
              <w:t xml:space="preserve">Rule-based is free and fast. LLM adds ~$5/month but handles complex/ambiguous notes better.</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1">
            <w:pPr>
              <w:spacing w:after="40" w:before="40" w:line="240" w:lineRule="auto"/>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2">
            <w:pPr>
              <w:spacing w:after="40" w:before="40" w:line="240" w:lineRule="auto"/>
              <w:rPr>
                <w:sz w:val="20"/>
                <w:szCs w:val="20"/>
              </w:rPr>
            </w:pPr>
            <w:r w:rsidDel="00000000" w:rsidR="00000000" w:rsidRPr="00000000">
              <w:rPr>
                <w:sz w:val="20"/>
                <w:szCs w:val="20"/>
                <w:rtl w:val="0"/>
              </w:rPr>
              <w:t xml:space="preserve">PostgreSQL (Supabase)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3">
            <w:pPr>
              <w:spacing w:after="40" w:before="40" w:line="240" w:lineRule="auto"/>
              <w:rPr>
                <w:sz w:val="20"/>
                <w:szCs w:val="20"/>
              </w:rPr>
            </w:pPr>
            <w:r w:rsidDel="00000000" w:rsidR="00000000" w:rsidRPr="00000000">
              <w:rPr>
                <w:sz w:val="20"/>
                <w:szCs w:val="20"/>
                <w:rtl w:val="0"/>
              </w:rPr>
              <w:t xml:space="preserve">Consistent with the team’s existing stack. Row-level security for multi-user V3. Real-time subscriptions for live timeline updates.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4">
            <w:pPr>
              <w:spacing w:after="40" w:before="40" w:line="240" w:lineRule="auto"/>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5">
            <w:pPr>
              <w:spacing w:after="40" w:before="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FlutterFlow (prototype) → React (production)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6">
            <w:pPr>
              <w:spacing w:after="40" w:before="40" w:line="240" w:lineRule="auto"/>
              <w:rPr>
                <w:sz w:val="20"/>
                <w:szCs w:val="20"/>
              </w:rPr>
            </w:pPr>
            <w:r w:rsidDel="00000000" w:rsidR="00000000" w:rsidRPr="00000000">
              <w:rPr>
                <w:sz w:val="20"/>
                <w:szCs w:val="20"/>
                <w:rtl w:val="0"/>
              </w:rPr>
              <w:t xml:space="preserve">FlutterFlow for rapid case study prototype. React + Tailwind for production mobile-responsive web app.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7">
            <w:pPr>
              <w:spacing w:after="40" w:before="40" w:line="240" w:lineRule="auto"/>
              <w:rPr>
                <w:sz w:val="20"/>
                <w:szCs w:val="20"/>
              </w:rPr>
            </w:pPr>
            <w:r w:rsidDel="00000000" w:rsidR="00000000" w:rsidRPr="00000000">
              <w:rPr>
                <w:sz w:val="20"/>
                <w:szCs w:val="20"/>
                <w:rtl w:val="0"/>
              </w:rPr>
              <w:t xml:space="preserve">Hosting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8">
            <w:pPr>
              <w:spacing w:after="40" w:before="40" w:line="240" w:lineRule="auto"/>
              <w:rPr>
                <w:sz w:val="20"/>
                <w:szCs w:val="20"/>
              </w:rPr>
            </w:pPr>
            <w:r w:rsidDel="00000000" w:rsidR="00000000" w:rsidRPr="00000000">
              <w:rPr>
                <w:sz w:val="20"/>
                <w:szCs w:val="20"/>
                <w:rtl w:val="0"/>
              </w:rPr>
              <w:t xml:space="preserve">Supabase (DB) + Vercel (frontend) + Cloudflare Workers (webhooks)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9">
            <w:pPr>
              <w:spacing w:after="40" w:before="40" w:line="240" w:lineRule="auto"/>
              <w:rPr>
                <w:sz w:val="20"/>
                <w:szCs w:val="20"/>
              </w:rPr>
            </w:pPr>
            <w:r w:rsidDel="00000000" w:rsidR="00000000" w:rsidRPr="00000000">
              <w:rPr>
                <w:sz w:val="20"/>
                <w:szCs w:val="20"/>
                <w:rtl w:val="0"/>
              </w:rPr>
              <w:t xml:space="preserve">Low-cost, scalable. Supabase free tier covers MVP. Cloudflare Workers handle webhook processing at edge.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A">
            <w:pPr>
              <w:spacing w:after="40" w:before="40" w:line="240" w:lineRule="auto"/>
              <w:rPr>
                <w:sz w:val="20"/>
                <w:szCs w:val="20"/>
              </w:rPr>
            </w:pPr>
            <w:r w:rsidDel="00000000" w:rsidR="00000000" w:rsidRPr="00000000">
              <w:rPr>
                <w:sz w:val="20"/>
                <w:szCs w:val="20"/>
                <w:rtl w:val="0"/>
              </w:rPr>
              <w:t xml:space="preserve">Pricing model</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B">
            <w:pPr>
              <w:spacing w:after="40" w:before="40" w:line="240" w:lineRule="auto"/>
              <w:rPr>
                <w:sz w:val="20"/>
                <w:szCs w:val="20"/>
              </w:rPr>
            </w:pPr>
            <w:r w:rsidDel="00000000" w:rsidR="00000000" w:rsidRPr="00000000">
              <w:rPr>
                <w:sz w:val="20"/>
                <w:szCs w:val="20"/>
                <w:rtl w:val="0"/>
              </w:rPr>
              <w:t xml:space="preserve">₹999/user/month (INR pricing)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2C">
            <w:pPr>
              <w:spacing w:after="40" w:before="40" w:line="240" w:lineRule="auto"/>
              <w:rPr>
                <w:sz w:val="20"/>
                <w:szCs w:val="20"/>
              </w:rPr>
            </w:pPr>
            <w:r w:rsidDel="00000000" w:rsidR="00000000" w:rsidRPr="00000000">
              <w:rPr>
                <w:sz w:val="20"/>
                <w:szCs w:val="20"/>
                <w:rtl w:val="0"/>
              </w:rPr>
              <w:t xml:space="preserve">Based on market research: Indian startup CRM budget is ₹1,000–3,000/user. Below TeleCRM (₹599 but limited), above spreadsheets (free).</w:t>
            </w:r>
          </w:p>
        </w:tc>
      </w:tr>
    </w:tbl>
    <w:p w:rsidR="00000000" w:rsidDel="00000000" w:rsidP="00000000" w:rsidRDefault="00000000" w:rsidRPr="00000000" w14:paraId="0000052D">
      <w:pPr>
        <w:pStyle w:val="Heading2"/>
        <w:keepNext w:val="0"/>
        <w:keepLines w:val="0"/>
        <w:spacing w:after="0" w:before="200" w:lineRule="auto"/>
        <w:rPr/>
      </w:pPr>
      <w:bookmarkStart w:colFirst="0" w:colLast="0" w:name="_144zxu76jxa4" w:id="76"/>
      <w:bookmarkEnd w:id="76"/>
      <w:commentRangeStart w:id="4"/>
      <w:r w:rsidDel="00000000" w:rsidR="00000000" w:rsidRPr="00000000">
        <w:rPr>
          <w:rtl w:val="0"/>
        </w:rPr>
        <w:t xml:space="preserve">8.8 Wireframes - </w:t>
      </w:r>
      <w:hyperlink r:id="rId53">
        <w:r w:rsidDel="00000000" w:rsidR="00000000" w:rsidRPr="00000000">
          <w:rPr>
            <w:color w:val="0000ee"/>
            <w:u w:val="single"/>
            <w:rtl w:val="0"/>
          </w:rPr>
          <w:t xml:space="preserve">CRM wireframes</w:t>
        </w:r>
      </w:hyperlink>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drawing>
          <wp:inline distB="114300" distT="114300" distL="114300" distR="114300">
            <wp:extent cx="6400800" cy="3429000"/>
            <wp:effectExtent b="0" l="0" r="0" t="0"/>
            <wp:docPr id="10"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6400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pStyle w:val="Heading1"/>
        <w:keepNext w:val="0"/>
        <w:keepLines w:val="0"/>
        <w:spacing w:after="0" w:before="200" w:line="240" w:lineRule="auto"/>
        <w:jc w:val="left"/>
        <w:rPr/>
      </w:pPr>
      <w:bookmarkStart w:colFirst="0" w:colLast="0" w:name="_q9c1yxeqbw54" w:id="77"/>
      <w:bookmarkEnd w:id="77"/>
      <w:r w:rsidDel="00000000" w:rsidR="00000000" w:rsidRPr="00000000">
        <w:rPr>
          <w:rtl w:val="0"/>
        </w:rPr>
      </w:r>
    </w:p>
    <w:p w:rsidR="00000000" w:rsidDel="00000000" w:rsidP="00000000" w:rsidRDefault="00000000" w:rsidRPr="00000000" w14:paraId="00000531">
      <w:pPr>
        <w:pStyle w:val="Heading1"/>
        <w:keepNext w:val="0"/>
        <w:keepLines w:val="0"/>
        <w:spacing w:after="20" w:before="20" w:line="240" w:lineRule="auto"/>
        <w:jc w:val="left"/>
        <w:rPr/>
      </w:pPr>
      <w:bookmarkStart w:colFirst="0" w:colLast="0" w:name="_eznrslqqkect" w:id="78"/>
      <w:bookmarkEnd w:id="78"/>
      <w:r w:rsidDel="00000000" w:rsidR="00000000" w:rsidRPr="00000000">
        <w:rPr>
          <w:rtl w:val="0"/>
        </w:rPr>
        <w:t xml:space="preserve">9. Success Metrics</w:t>
      </w:r>
    </w:p>
    <w:p w:rsidR="00000000" w:rsidDel="00000000" w:rsidP="00000000" w:rsidRDefault="00000000" w:rsidRPr="00000000" w14:paraId="00000532">
      <w:pPr>
        <w:spacing w:after="20" w:before="20" w:line="240" w:lineRule="auto"/>
        <w:rPr/>
      </w:pPr>
      <w:r w:rsidDel="00000000" w:rsidR="00000000" w:rsidRPr="00000000">
        <w:rPr>
          <w:rtl w:val="0"/>
        </w:rPr>
        <w:t xml:space="preserve">All success metrics for the primary features are consolidated below. These metrics define the acceptance criteria for each feature and should be tracked from day one of launch.</w:t>
      </w:r>
    </w:p>
    <w:p w:rsidR="00000000" w:rsidDel="00000000" w:rsidP="00000000" w:rsidRDefault="00000000" w:rsidRPr="00000000" w14:paraId="00000533">
      <w:pPr>
        <w:pStyle w:val="Heading2"/>
        <w:keepNext w:val="0"/>
        <w:keepLines w:val="0"/>
        <w:spacing w:after="20" w:before="20" w:line="240" w:lineRule="auto"/>
        <w:rPr/>
      </w:pPr>
      <w:bookmarkStart w:colFirst="0" w:colLast="0" w:name="_ijo6ts418gar" w:id="79"/>
      <w:bookmarkEnd w:id="79"/>
      <w:r w:rsidDel="00000000" w:rsidR="00000000" w:rsidRPr="00000000">
        <w:rPr>
          <w:rtl w:val="0"/>
        </w:rPr>
        <w:t xml:space="preserve">9.1 Onboarding Data Integration</w:t>
      </w:r>
    </w:p>
    <w:p w:rsidR="00000000" w:rsidDel="00000000" w:rsidP="00000000" w:rsidRDefault="00000000" w:rsidRPr="00000000" w14:paraId="00000534">
      <w:pPr>
        <w:spacing w:after="20" w:before="20" w:line="240" w:lineRule="auto"/>
        <w:rPr/>
      </w:pPr>
      <w:r w:rsidDel="00000000" w:rsidR="00000000" w:rsidRPr="00000000">
        <w:rPr>
          <w:rtl w:val="0"/>
        </w:rPr>
      </w:r>
    </w:p>
    <w:tbl>
      <w:tblPr>
        <w:tblStyle w:val="Table48"/>
        <w:tblW w:w="10541.999999999998" w:type="dxa"/>
        <w:jc w:val="left"/>
        <w:tblInd w:w="-552.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465"/>
        <w:gridCol w:w="3956.999999999999"/>
        <w:tblGridChange w:id="0">
          <w:tblGrid>
            <w:gridCol w:w="3120"/>
            <w:gridCol w:w="3465"/>
            <w:gridCol w:w="3956.99999999999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35">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36">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37">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8">
            <w:pPr>
              <w:spacing w:after="20" w:before="20" w:line="240" w:lineRule="auto"/>
              <w:rPr>
                <w:sz w:val="20"/>
                <w:szCs w:val="20"/>
              </w:rPr>
            </w:pPr>
            <w:r w:rsidDel="00000000" w:rsidR="00000000" w:rsidRPr="00000000">
              <w:rPr>
                <w:sz w:val="20"/>
                <w:szCs w:val="20"/>
                <w:rtl w:val="0"/>
              </w:rPr>
              <w:t xml:space="preserve">Import completion rate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9">
            <w:pPr>
              <w:spacing w:after="20" w:before="20" w:line="240" w:lineRule="auto"/>
              <w:rPr>
                <w:sz w:val="20"/>
                <w:szCs w:val="20"/>
              </w:rPr>
            </w:pPr>
            <w:r w:rsidDel="00000000" w:rsidR="00000000" w:rsidRPr="00000000">
              <w:rPr>
                <w:sz w:val="20"/>
                <w:szCs w:val="20"/>
                <w:rtl w:val="0"/>
              </w:rPr>
              <w:t xml:space="preserve">&gt;70% of users who start import finish it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A">
            <w:pPr>
              <w:spacing w:after="20" w:before="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Funnel analytics: start → complete</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B">
            <w:pPr>
              <w:spacing w:after="20" w:before="20" w:line="240" w:lineRule="auto"/>
              <w:rPr>
                <w:sz w:val="20"/>
                <w:szCs w:val="20"/>
              </w:rPr>
            </w:pPr>
            <w:r w:rsidDel="00000000" w:rsidR="00000000" w:rsidRPr="00000000">
              <w:rPr>
                <w:sz w:val="20"/>
                <w:szCs w:val="20"/>
                <w:rtl w:val="0"/>
              </w:rPr>
              <w:t xml:space="preserve">Time to first populated pipeline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C">
            <w:pPr>
              <w:spacing w:after="20" w:before="20" w:line="240" w:lineRule="auto"/>
              <w:rPr>
                <w:sz w:val="20"/>
                <w:szCs w:val="20"/>
              </w:rPr>
            </w:pPr>
            <w:r w:rsidDel="00000000" w:rsidR="00000000" w:rsidRPr="00000000">
              <w:rPr>
                <w:sz w:val="20"/>
                <w:szCs w:val="20"/>
                <w:rtl w:val="0"/>
              </w:rPr>
              <w:t xml:space="preserve">&lt;10 minutes from signup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D">
            <w:pPr>
              <w:spacing w:after="20" w:before="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Event timestamp: signup → first deal created</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E">
            <w:pPr>
              <w:spacing w:after="20" w:before="20" w:line="240" w:lineRule="auto"/>
              <w:rPr>
                <w:sz w:val="20"/>
                <w:szCs w:val="20"/>
              </w:rPr>
            </w:pPr>
            <w:r w:rsidDel="00000000" w:rsidR="00000000" w:rsidRPr="00000000">
              <w:rPr>
                <w:sz w:val="20"/>
                <w:szCs w:val="20"/>
                <w:rtl w:val="0"/>
              </w:rPr>
              <w:t xml:space="preserve">Column mapping accuracy (auto-detect)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3F">
            <w:pPr>
              <w:spacing w:after="20" w:before="20" w:line="240" w:lineRule="auto"/>
              <w:rPr>
                <w:sz w:val="20"/>
                <w:szCs w:val="20"/>
              </w:rPr>
            </w:pPr>
            <w:r w:rsidDel="00000000" w:rsidR="00000000" w:rsidRPr="00000000">
              <w:rPr>
                <w:sz w:val="20"/>
                <w:szCs w:val="20"/>
                <w:rtl w:val="0"/>
              </w:rPr>
              <w:t xml:space="preserve">&gt;80% columns correctly mapped without manual override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0">
            <w:pPr>
              <w:spacing w:after="20" w:before="20" w:line="240" w:lineRule="auto"/>
              <w:rPr>
                <w:sz w:val="20"/>
                <w:szCs w:val="20"/>
              </w:rPr>
            </w:pPr>
            <w:r w:rsidDel="00000000" w:rsidR="00000000" w:rsidRPr="00000000">
              <w:rPr>
                <w:sz w:val="20"/>
                <w:szCs w:val="20"/>
                <w:rtl w:val="0"/>
              </w:rPr>
              <w:t xml:space="preserve">Override rate on auto-detected mappings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1">
            <w:pPr>
              <w:spacing w:after="20" w:before="20" w:line="240" w:lineRule="auto"/>
              <w:rPr>
                <w:sz w:val="20"/>
                <w:szCs w:val="20"/>
              </w:rPr>
            </w:pPr>
            <w:r w:rsidDel="00000000" w:rsidR="00000000" w:rsidRPr="00000000">
              <w:rPr>
                <w:sz w:val="20"/>
                <w:szCs w:val="20"/>
                <w:rtl w:val="0"/>
              </w:rPr>
              <w:t xml:space="preserve">Duplicate detection precision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2">
            <w:pPr>
              <w:spacing w:after="20" w:before="20" w:line="240" w:lineRule="auto"/>
              <w:rPr>
                <w:sz w:val="20"/>
                <w:szCs w:val="20"/>
              </w:rPr>
            </w:pPr>
            <w:r w:rsidDel="00000000" w:rsidR="00000000" w:rsidRPr="00000000">
              <w:rPr>
                <w:sz w:val="20"/>
                <w:szCs w:val="20"/>
                <w:rtl w:val="0"/>
              </w:rPr>
              <w:t xml:space="preserve">&gt;90% true positives in flagged duplicates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3">
            <w:pPr>
              <w:spacing w:after="20" w:before="20" w:line="240" w:lineRule="auto"/>
              <w:rPr>
                <w:sz w:val="20"/>
                <w:szCs w:val="20"/>
              </w:rPr>
            </w:pPr>
            <w:r w:rsidDel="00000000" w:rsidR="00000000" w:rsidRPr="00000000">
              <w:rPr>
                <w:sz w:val="20"/>
                <w:szCs w:val="20"/>
                <w:rtl w:val="0"/>
              </w:rPr>
              <w:t xml:space="preserve">Manual audit of flagged duplicates vs. actual duplicates</w:t>
            </w:r>
          </w:p>
        </w:tc>
      </w:tr>
    </w:tbl>
    <w:p w:rsidR="00000000" w:rsidDel="00000000" w:rsidP="00000000" w:rsidRDefault="00000000" w:rsidRPr="00000000" w14:paraId="00000544">
      <w:pPr>
        <w:pStyle w:val="Heading2"/>
        <w:keepNext w:val="0"/>
        <w:keepLines w:val="0"/>
        <w:spacing w:after="20" w:before="20" w:line="240" w:lineRule="auto"/>
        <w:rPr/>
      </w:pPr>
      <w:bookmarkStart w:colFirst="0" w:colLast="0" w:name="_elhx9un015nu" w:id="80"/>
      <w:bookmarkEnd w:id="80"/>
      <w:r w:rsidDel="00000000" w:rsidR="00000000" w:rsidRPr="00000000">
        <w:rPr>
          <w:rtl w:val="0"/>
        </w:rPr>
      </w:r>
    </w:p>
    <w:p w:rsidR="00000000" w:rsidDel="00000000" w:rsidP="00000000" w:rsidRDefault="00000000" w:rsidRPr="00000000" w14:paraId="00000545">
      <w:pPr>
        <w:pStyle w:val="Heading2"/>
        <w:keepNext w:val="0"/>
        <w:keepLines w:val="0"/>
        <w:spacing w:after="20" w:before="20" w:line="240" w:lineRule="auto"/>
        <w:rPr/>
      </w:pPr>
      <w:bookmarkStart w:colFirst="0" w:colLast="0" w:name="_h63br125eeso" w:id="81"/>
      <w:bookmarkEnd w:id="81"/>
      <w:r w:rsidDel="00000000" w:rsidR="00000000" w:rsidRPr="00000000">
        <w:rPr>
          <w:rtl w:val="0"/>
        </w:rPr>
        <w:t xml:space="preserve">9.2 Rules-Based Auto Stage Movement</w:t>
      </w:r>
    </w:p>
    <w:p w:rsidR="00000000" w:rsidDel="00000000" w:rsidP="00000000" w:rsidRDefault="00000000" w:rsidRPr="00000000" w14:paraId="00000546">
      <w:pPr>
        <w:spacing w:after="20" w:before="20" w:line="240" w:lineRule="auto"/>
        <w:rPr/>
      </w:pPr>
      <w:r w:rsidDel="00000000" w:rsidR="00000000" w:rsidRPr="00000000">
        <w:rPr>
          <w:rtl w:val="0"/>
        </w:rPr>
      </w:r>
    </w:p>
    <w:tbl>
      <w:tblPr>
        <w:tblStyle w:val="Table49"/>
        <w:tblW w:w="10623.000000000002" w:type="dxa"/>
        <w:jc w:val="left"/>
        <w:tblInd w:w="-503.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705"/>
        <w:gridCol w:w="4173.000000000001"/>
        <w:tblGridChange w:id="0">
          <w:tblGrid>
            <w:gridCol w:w="2745"/>
            <w:gridCol w:w="3705"/>
            <w:gridCol w:w="4173.00000000000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47">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48">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49">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A">
            <w:pPr>
              <w:spacing w:after="20" w:before="20" w:line="240" w:lineRule="auto"/>
              <w:rPr>
                <w:sz w:val="20"/>
                <w:szCs w:val="20"/>
              </w:rPr>
            </w:pPr>
            <w:r w:rsidDel="00000000" w:rsidR="00000000" w:rsidRPr="00000000">
              <w:rPr>
                <w:sz w:val="20"/>
                <w:szCs w:val="20"/>
                <w:rtl w:val="0"/>
              </w:rPr>
              <w:t xml:space="preserve">Auto-transition accuracy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B">
            <w:pPr>
              <w:spacing w:after="20" w:before="20" w:line="240" w:lineRule="auto"/>
              <w:rPr>
                <w:sz w:val="20"/>
                <w:szCs w:val="20"/>
              </w:rPr>
            </w:pPr>
            <w:r w:rsidDel="00000000" w:rsidR="00000000" w:rsidRPr="00000000">
              <w:rPr>
                <w:sz w:val="20"/>
                <w:szCs w:val="20"/>
                <w:rtl w:val="0"/>
              </w:rPr>
              <w:t xml:space="preserve">&gt;90% correct (founder does not undo)</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C">
            <w:pPr>
              <w:spacing w:after="20" w:before="20" w:line="240" w:lineRule="auto"/>
              <w:rPr>
                <w:sz w:val="20"/>
                <w:szCs w:val="20"/>
              </w:rPr>
            </w:pPr>
            <w:r w:rsidDel="00000000" w:rsidR="00000000" w:rsidRPr="00000000">
              <w:rPr>
                <w:sz w:val="20"/>
                <w:szCs w:val="20"/>
                <w:rtl w:val="0"/>
              </w:rPr>
              <w:t xml:space="preserve">Undo rate per rule: undo events / total transitions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D">
            <w:pPr>
              <w:spacing w:after="20" w:before="20" w:line="240" w:lineRule="auto"/>
              <w:rPr>
                <w:sz w:val="20"/>
                <w:szCs w:val="20"/>
              </w:rPr>
            </w:pPr>
            <w:r w:rsidDel="00000000" w:rsidR="00000000" w:rsidRPr="00000000">
              <w:rPr>
                <w:sz w:val="20"/>
                <w:szCs w:val="20"/>
                <w:rtl w:val="0"/>
              </w:rPr>
              <w:t xml:space="preserve">Manual stage updates replaced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E">
            <w:pPr>
              <w:spacing w:after="20" w:before="20" w:line="240" w:lineRule="auto"/>
              <w:rPr>
                <w:sz w:val="20"/>
                <w:szCs w:val="20"/>
              </w:rPr>
            </w:pPr>
            <w:r w:rsidDel="00000000" w:rsidR="00000000" w:rsidRPr="00000000">
              <w:rPr>
                <w:sz w:val="20"/>
                <w:szCs w:val="20"/>
                <w:rtl w:val="0"/>
              </w:rPr>
              <w:t xml:space="preserve">&gt;60% of all stage changes are auto-triggered</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4F">
            <w:pPr>
              <w:spacing w:after="20" w:before="20" w:line="240" w:lineRule="auto"/>
              <w:rPr>
                <w:sz w:val="20"/>
                <w:szCs w:val="20"/>
              </w:rPr>
            </w:pPr>
            <w:r w:rsidDel="00000000" w:rsidR="00000000" w:rsidRPr="00000000">
              <w:rPr>
                <w:sz w:val="20"/>
                <w:szCs w:val="20"/>
                <w:rtl w:val="0"/>
              </w:rPr>
              <w:t xml:space="preserve">Event source analysis: auto vs. manual drag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0">
            <w:pPr>
              <w:spacing w:after="20" w:before="20" w:line="240" w:lineRule="auto"/>
              <w:rPr>
                <w:sz w:val="20"/>
                <w:szCs w:val="20"/>
              </w:rPr>
            </w:pPr>
            <w:r w:rsidDel="00000000" w:rsidR="00000000" w:rsidRPr="00000000">
              <w:rPr>
                <w:sz w:val="20"/>
                <w:szCs w:val="20"/>
                <w:rtl w:val="0"/>
              </w:rPr>
              <w:t xml:space="preserve">Pipeline staleness reduction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1">
            <w:pPr>
              <w:spacing w:after="20" w:before="20" w:line="240" w:lineRule="auto"/>
              <w:rPr>
                <w:sz w:val="20"/>
                <w:szCs w:val="20"/>
              </w:rPr>
            </w:pPr>
            <w:r w:rsidDel="00000000" w:rsidR="00000000" w:rsidRPr="00000000">
              <w:rPr>
                <w:sz w:val="20"/>
                <w:szCs w:val="20"/>
                <w:rtl w:val="0"/>
              </w:rPr>
              <w:t xml:space="preserve">Avg “days since last stage update” decreases by &gt;50%</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2">
            <w:pPr>
              <w:spacing w:after="20" w:before="20" w:line="240" w:lineRule="auto"/>
              <w:rPr>
                <w:sz w:val="20"/>
                <w:szCs w:val="20"/>
              </w:rPr>
            </w:pPr>
            <w:r w:rsidDel="00000000" w:rsidR="00000000" w:rsidRPr="00000000">
              <w:rPr>
                <w:sz w:val="20"/>
                <w:szCs w:val="20"/>
                <w:rtl w:val="0"/>
              </w:rPr>
              <w:t xml:space="preserve">Before/after comparison at 30-day mark</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3">
            <w:pPr>
              <w:spacing w:after="20" w:before="20" w:line="240" w:lineRule="auto"/>
              <w:rPr>
                <w:sz w:val="20"/>
                <w:szCs w:val="20"/>
              </w:rPr>
            </w:pPr>
            <w:r w:rsidDel="00000000" w:rsidR="00000000" w:rsidRPr="00000000">
              <w:rPr>
                <w:sz w:val="20"/>
                <w:szCs w:val="20"/>
                <w:rtl w:val="0"/>
              </w:rPr>
              <w:t xml:space="preserve">Rule undo rate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4">
            <w:pPr>
              <w:spacing w:after="20" w:before="20" w:line="240" w:lineRule="auto"/>
              <w:rPr>
                <w:sz w:val="20"/>
                <w:szCs w:val="20"/>
              </w:rPr>
            </w:pPr>
            <w:r w:rsidDel="00000000" w:rsidR="00000000" w:rsidRPr="00000000">
              <w:rPr>
                <w:sz w:val="20"/>
                <w:szCs w:val="20"/>
                <w:rtl w:val="0"/>
              </w:rPr>
              <w:t xml:space="preserve">&lt;10% across all active rules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5">
            <w:pPr>
              <w:spacing w:after="20" w:before="20" w:line="240" w:lineRule="auto"/>
              <w:rPr>
                <w:sz w:val="20"/>
                <w:szCs w:val="20"/>
              </w:rPr>
            </w:pPr>
            <w:r w:rsidDel="00000000" w:rsidR="00000000" w:rsidRPr="00000000">
              <w:rPr>
                <w:sz w:val="20"/>
                <w:szCs w:val="20"/>
                <w:rtl w:val="0"/>
              </w:rPr>
              <w:t xml:space="preserve">Undo events / total auto-transitions</w:t>
            </w:r>
          </w:p>
        </w:tc>
      </w:tr>
    </w:tbl>
    <w:p w:rsidR="00000000" w:rsidDel="00000000" w:rsidP="00000000" w:rsidRDefault="00000000" w:rsidRPr="00000000" w14:paraId="00000556">
      <w:pPr>
        <w:pStyle w:val="Heading2"/>
        <w:keepNext w:val="0"/>
        <w:keepLines w:val="0"/>
        <w:spacing w:after="20" w:before="20" w:line="240" w:lineRule="auto"/>
        <w:rPr/>
      </w:pPr>
      <w:bookmarkStart w:colFirst="0" w:colLast="0" w:name="_av59vlilyp6n" w:id="82"/>
      <w:bookmarkEnd w:id="82"/>
      <w:r w:rsidDel="00000000" w:rsidR="00000000" w:rsidRPr="00000000">
        <w:rPr>
          <w:rtl w:val="0"/>
        </w:rPr>
      </w:r>
    </w:p>
    <w:p w:rsidR="00000000" w:rsidDel="00000000" w:rsidP="00000000" w:rsidRDefault="00000000" w:rsidRPr="00000000" w14:paraId="00000557">
      <w:pPr>
        <w:pStyle w:val="Heading2"/>
        <w:keepNext w:val="0"/>
        <w:keepLines w:val="0"/>
        <w:spacing w:after="20" w:before="20" w:line="240" w:lineRule="auto"/>
        <w:rPr/>
      </w:pPr>
      <w:bookmarkStart w:colFirst="0" w:colLast="0" w:name="_j5l2xxsmliju" w:id="83"/>
      <w:bookmarkEnd w:id="83"/>
      <w:r w:rsidDel="00000000" w:rsidR="00000000" w:rsidRPr="00000000">
        <w:rPr>
          <w:rtl w:val="0"/>
        </w:rPr>
        <w:t xml:space="preserve">9.3 Voice-Note-to-CRM</w:t>
      </w:r>
    </w:p>
    <w:p w:rsidR="00000000" w:rsidDel="00000000" w:rsidP="00000000" w:rsidRDefault="00000000" w:rsidRPr="00000000" w14:paraId="00000558">
      <w:pPr>
        <w:spacing w:after="20" w:before="20" w:line="240" w:lineRule="auto"/>
        <w:rPr/>
      </w:pPr>
      <w:r w:rsidDel="00000000" w:rsidR="00000000" w:rsidRPr="00000000">
        <w:rPr>
          <w:rtl w:val="0"/>
        </w:rPr>
      </w:r>
    </w:p>
    <w:tbl>
      <w:tblPr>
        <w:tblStyle w:val="Table50"/>
        <w:tblW w:w="10785.0" w:type="dxa"/>
        <w:jc w:val="left"/>
        <w:tblInd w:w="-5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513.000000000001"/>
        <w:gridCol w:w="4346.999999999999"/>
        <w:tblGridChange w:id="0">
          <w:tblGrid>
            <w:gridCol w:w="2925"/>
            <w:gridCol w:w="3513.000000000001"/>
            <w:gridCol w:w="4346.99999999999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59">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5A">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5B">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C">
            <w:pPr>
              <w:spacing w:after="20" w:before="20" w:line="240" w:lineRule="auto"/>
              <w:rPr>
                <w:sz w:val="20"/>
                <w:szCs w:val="20"/>
              </w:rPr>
            </w:pPr>
            <w:r w:rsidDel="00000000" w:rsidR="00000000" w:rsidRPr="00000000">
              <w:rPr>
                <w:sz w:val="20"/>
                <w:szCs w:val="20"/>
                <w:rtl w:val="0"/>
              </w:rPr>
              <w:t xml:space="preserve">Voice note adoption rate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D">
            <w:pPr>
              <w:spacing w:after="20" w:before="20" w:line="240" w:lineRule="auto"/>
              <w:rPr>
                <w:sz w:val="20"/>
                <w:szCs w:val="20"/>
              </w:rPr>
            </w:pPr>
            <w:r w:rsidDel="00000000" w:rsidR="00000000" w:rsidRPr="00000000">
              <w:rPr>
                <w:sz w:val="20"/>
                <w:szCs w:val="20"/>
                <w:rtl w:val="0"/>
              </w:rPr>
              <w:t xml:space="preserve">&gt;40% of active deals have at least 1 voice note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E">
            <w:pPr>
              <w:spacing w:after="20" w:before="20" w:line="240" w:lineRule="auto"/>
              <w:rPr>
                <w:sz w:val="20"/>
                <w:szCs w:val="20"/>
              </w:rPr>
            </w:pPr>
            <w:r w:rsidDel="00000000" w:rsidR="00000000" w:rsidRPr="00000000">
              <w:rPr>
                <w:sz w:val="20"/>
                <w:szCs w:val="20"/>
                <w:rtl w:val="0"/>
              </w:rPr>
              <w:t xml:space="preserve">Deal records with voice_note attachment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5F">
            <w:pPr>
              <w:spacing w:after="20" w:before="20" w:line="240" w:lineRule="auto"/>
              <w:rPr>
                <w:sz w:val="20"/>
                <w:szCs w:val="20"/>
              </w:rPr>
            </w:pPr>
            <w:r w:rsidDel="00000000" w:rsidR="00000000" w:rsidRPr="00000000">
              <w:rPr>
                <w:sz w:val="20"/>
                <w:szCs w:val="20"/>
                <w:rtl w:val="0"/>
              </w:rPr>
              <w:t xml:space="preserve">Transcription accuracy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0">
            <w:pPr>
              <w:spacing w:after="20" w:before="20" w:line="240" w:lineRule="auto"/>
              <w:rPr>
                <w:sz w:val="20"/>
                <w:szCs w:val="20"/>
              </w:rPr>
            </w:pPr>
            <w:r w:rsidDel="00000000" w:rsidR="00000000" w:rsidRPr="00000000">
              <w:rPr>
                <w:sz w:val="20"/>
                <w:szCs w:val="20"/>
                <w:rtl w:val="0"/>
              </w:rPr>
              <w:t xml:space="preserve">&gt;90% word accuracy for Indian English and Hinglish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1">
            <w:pPr>
              <w:spacing w:after="20" w:before="20" w:line="240" w:lineRule="auto"/>
              <w:rPr>
                <w:sz w:val="20"/>
                <w:szCs w:val="20"/>
              </w:rPr>
            </w:pPr>
            <w:r w:rsidDel="00000000" w:rsidR="00000000" w:rsidRPr="00000000">
              <w:rPr>
                <w:sz w:val="20"/>
                <w:szCs w:val="20"/>
                <w:rtl w:val="0"/>
              </w:rPr>
              <w:t xml:space="preserve">Founder edit rate on transcript text (edits / total words)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2">
            <w:pPr>
              <w:spacing w:after="20" w:before="20" w:line="240" w:lineRule="auto"/>
              <w:rPr>
                <w:sz w:val="20"/>
                <w:szCs w:val="20"/>
              </w:rPr>
            </w:pPr>
            <w:r w:rsidDel="00000000" w:rsidR="00000000" w:rsidRPr="00000000">
              <w:rPr>
                <w:sz w:val="20"/>
                <w:szCs w:val="20"/>
                <w:rtl w:val="0"/>
              </w:rPr>
              <w:t xml:space="preserve">Field extraction accuracy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3">
            <w:pPr>
              <w:spacing w:after="20" w:before="20" w:line="240" w:lineRule="auto"/>
              <w:rPr>
                <w:sz w:val="20"/>
                <w:szCs w:val="20"/>
              </w:rPr>
            </w:pPr>
            <w:r w:rsidDel="00000000" w:rsidR="00000000" w:rsidRPr="00000000">
              <w:rPr>
                <w:sz w:val="20"/>
                <w:szCs w:val="20"/>
                <w:rtl w:val="0"/>
              </w:rPr>
              <w:t xml:space="preserve">&gt;70% of extracted fields accepted without edit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4">
            <w:pPr>
              <w:spacing w:after="20" w:before="20" w:line="240" w:lineRule="auto"/>
              <w:rPr>
                <w:sz w:val="20"/>
                <w:szCs w:val="20"/>
              </w:rPr>
            </w:pPr>
            <w:r w:rsidDel="00000000" w:rsidR="00000000" w:rsidRPr="00000000">
              <w:rPr>
                <w:sz w:val="20"/>
                <w:szCs w:val="20"/>
                <w:rtl w:val="0"/>
              </w:rPr>
              <w:t xml:space="preserve">Edit rate per field type (stage, next action, timeline)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5">
            <w:pPr>
              <w:spacing w:after="20" w:before="20" w:line="240" w:lineRule="auto"/>
              <w:rPr>
                <w:sz w:val="20"/>
                <w:szCs w:val="20"/>
              </w:rPr>
            </w:pPr>
            <w:r w:rsidDel="00000000" w:rsidR="00000000" w:rsidRPr="00000000">
              <w:rPr>
                <w:sz w:val="20"/>
                <w:szCs w:val="20"/>
                <w:rtl w:val="0"/>
              </w:rPr>
              <w:t xml:space="preserve">Post-call logging rate improvement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6">
            <w:pPr>
              <w:spacing w:after="20" w:before="20" w:line="240" w:lineRule="auto"/>
              <w:rPr>
                <w:sz w:val="20"/>
                <w:szCs w:val="20"/>
              </w:rPr>
            </w:pPr>
            <w:r w:rsidDel="00000000" w:rsidR="00000000" w:rsidRPr="00000000">
              <w:rPr>
                <w:sz w:val="20"/>
                <w:szCs w:val="20"/>
                <w:rtl w:val="0"/>
              </w:rPr>
              <w:t xml:space="preserve">From ~50% baseline to &gt;80%</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7">
            <w:pPr>
              <w:spacing w:after="20" w:before="20" w:line="240" w:lineRule="auto"/>
              <w:rPr>
                <w:sz w:val="20"/>
                <w:szCs w:val="20"/>
              </w:rPr>
            </w:pPr>
            <w:r w:rsidDel="00000000" w:rsidR="00000000" w:rsidRPr="00000000">
              <w:rPr>
                <w:sz w:val="20"/>
                <w:szCs w:val="20"/>
                <w:rtl w:val="0"/>
              </w:rPr>
              <w:t xml:space="preserve">Deals with activity logged within 30 min of calendar meeting end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8">
            <w:pPr>
              <w:spacing w:after="20" w:before="20" w:line="240" w:lineRule="auto"/>
              <w:rPr>
                <w:sz w:val="20"/>
                <w:szCs w:val="20"/>
              </w:rPr>
            </w:pPr>
            <w:r w:rsidDel="00000000" w:rsidR="00000000" w:rsidRPr="00000000">
              <w:rPr>
                <w:sz w:val="20"/>
                <w:szCs w:val="20"/>
                <w:rtl w:val="0"/>
              </w:rPr>
              <w:t xml:space="preserve">Time to complete full voice log</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9">
            <w:pPr>
              <w:spacing w:after="20" w:before="20" w:line="240" w:lineRule="auto"/>
              <w:rPr>
                <w:sz w:val="20"/>
                <w:szCs w:val="20"/>
              </w:rPr>
            </w:pPr>
            <w:r w:rsidDel="00000000" w:rsidR="00000000" w:rsidRPr="00000000">
              <w:rPr>
                <w:sz w:val="20"/>
                <w:szCs w:val="20"/>
                <w:rtl w:val="0"/>
              </w:rPr>
              <w:t xml:space="preserve">&lt;60 seconds (record + review + save)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6A">
            <w:pPr>
              <w:spacing w:after="20" w:before="20" w:line="240" w:lineRule="auto"/>
              <w:rPr>
                <w:sz w:val="20"/>
                <w:szCs w:val="20"/>
              </w:rPr>
            </w:pPr>
            <w:r w:rsidDel="00000000" w:rsidR="00000000" w:rsidRPr="00000000">
              <w:rPr>
                <w:sz w:val="20"/>
                <w:szCs w:val="20"/>
                <w:rtl w:val="0"/>
              </w:rPr>
              <w:t xml:space="preserve">Client-side timing from mic-tap to save-tap</w:t>
            </w:r>
          </w:p>
        </w:tc>
      </w:tr>
    </w:tbl>
    <w:p w:rsidR="00000000" w:rsidDel="00000000" w:rsidP="00000000" w:rsidRDefault="00000000" w:rsidRPr="00000000" w14:paraId="0000056B">
      <w:pPr>
        <w:pStyle w:val="Heading2"/>
        <w:keepNext w:val="0"/>
        <w:keepLines w:val="0"/>
        <w:spacing w:after="20" w:before="20" w:line="240" w:lineRule="auto"/>
        <w:rPr/>
      </w:pPr>
      <w:bookmarkStart w:colFirst="0" w:colLast="0" w:name="_id60j4mcw7a3" w:id="84"/>
      <w:bookmarkEnd w:id="84"/>
      <w:r w:rsidDel="00000000" w:rsidR="00000000" w:rsidRPr="00000000">
        <w:rPr>
          <w:rtl w:val="0"/>
        </w:rPr>
      </w:r>
    </w:p>
    <w:p w:rsidR="00000000" w:rsidDel="00000000" w:rsidP="00000000" w:rsidRDefault="00000000" w:rsidRPr="00000000" w14:paraId="0000056C">
      <w:pPr>
        <w:pStyle w:val="Heading2"/>
        <w:keepNext w:val="0"/>
        <w:keepLines w:val="0"/>
        <w:spacing w:after="20" w:before="20" w:line="240" w:lineRule="auto"/>
        <w:rPr/>
      </w:pPr>
      <w:bookmarkStart w:colFirst="0" w:colLast="0" w:name="_6kr1bw64vuo6" w:id="85"/>
      <w:bookmarkEnd w:id="85"/>
      <w:r w:rsidDel="00000000" w:rsidR="00000000" w:rsidRPr="00000000">
        <w:rPr>
          <w:rtl w:val="0"/>
        </w:rPr>
        <w:t xml:space="preserve">9.4 Unified Deal Timeline</w:t>
      </w:r>
    </w:p>
    <w:p w:rsidR="00000000" w:rsidDel="00000000" w:rsidP="00000000" w:rsidRDefault="00000000" w:rsidRPr="00000000" w14:paraId="0000056D">
      <w:pPr>
        <w:spacing w:after="20" w:before="20" w:line="240" w:lineRule="auto"/>
        <w:rPr/>
      </w:pPr>
      <w:r w:rsidDel="00000000" w:rsidR="00000000" w:rsidRPr="00000000">
        <w:rPr>
          <w:rtl w:val="0"/>
        </w:rPr>
      </w:r>
    </w:p>
    <w:tbl>
      <w:tblPr>
        <w:tblStyle w:val="Table51"/>
        <w:tblW w:w="10860.0" w:type="dxa"/>
        <w:jc w:val="left"/>
        <w:tblInd w:w="-63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867.0000000000005"/>
        <w:gridCol w:w="4263"/>
        <w:tblGridChange w:id="0">
          <w:tblGrid>
            <w:gridCol w:w="2730"/>
            <w:gridCol w:w="3867.0000000000005"/>
            <w:gridCol w:w="426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6E">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6F">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70">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1">
            <w:pPr>
              <w:spacing w:after="20" w:before="20" w:line="240" w:lineRule="auto"/>
              <w:rPr>
                <w:sz w:val="20"/>
                <w:szCs w:val="20"/>
              </w:rPr>
            </w:pPr>
            <w:r w:rsidDel="00000000" w:rsidR="00000000" w:rsidRPr="00000000">
              <w:rPr>
                <w:sz w:val="20"/>
                <w:szCs w:val="20"/>
                <w:rtl w:val="0"/>
              </w:rPr>
              <w:t xml:space="preserve">Timeline completeness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2">
            <w:pPr>
              <w:spacing w:after="20" w:before="20" w:line="240" w:lineRule="auto"/>
              <w:rPr>
                <w:sz w:val="20"/>
                <w:szCs w:val="20"/>
              </w:rPr>
            </w:pPr>
            <w:r w:rsidDel="00000000" w:rsidR="00000000" w:rsidRPr="00000000">
              <w:rPr>
                <w:sz w:val="20"/>
                <w:szCs w:val="20"/>
                <w:rtl w:val="0"/>
              </w:rPr>
              <w:t xml:space="preserve">&gt;80% of deal interactions captured automatically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3">
            <w:pPr>
              <w:spacing w:after="20" w:before="20" w:line="240" w:lineRule="auto"/>
              <w:rPr>
                <w:sz w:val="20"/>
                <w:szCs w:val="20"/>
              </w:rPr>
            </w:pPr>
            <w:r w:rsidDel="00000000" w:rsidR="00000000" w:rsidRPr="00000000">
              <w:rPr>
                <w:sz w:val="20"/>
                <w:szCs w:val="20"/>
                <w:rtl w:val="0"/>
              </w:rPr>
              <w:t xml:space="preserve">Activities where created_by = auto_capture / total activities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4">
            <w:pPr>
              <w:spacing w:after="20" w:before="20" w:line="240" w:lineRule="auto"/>
              <w:rPr>
                <w:sz w:val="20"/>
                <w:szCs w:val="20"/>
              </w:rPr>
            </w:pPr>
            <w:r w:rsidDel="00000000" w:rsidR="00000000" w:rsidRPr="00000000">
              <w:rPr>
                <w:sz w:val="20"/>
                <w:szCs w:val="20"/>
                <w:rtl w:val="0"/>
              </w:rPr>
              <w:t xml:space="preserve">Cross-channel coverage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5">
            <w:pPr>
              <w:spacing w:after="20" w:before="20" w:line="240" w:lineRule="auto"/>
              <w:rPr>
                <w:sz w:val="20"/>
                <w:szCs w:val="20"/>
              </w:rPr>
            </w:pPr>
            <w:r w:rsidDel="00000000" w:rsidR="00000000" w:rsidRPr="00000000">
              <w:rPr>
                <w:sz w:val="20"/>
                <w:szCs w:val="20"/>
                <w:rtl w:val="0"/>
              </w:rPr>
              <w:t xml:space="preserve">&gt;50% of active deals have activities from 2+ channels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6">
            <w:pPr>
              <w:spacing w:after="20" w:before="20" w:line="240" w:lineRule="auto"/>
              <w:rPr>
                <w:sz w:val="20"/>
                <w:szCs w:val="20"/>
              </w:rPr>
            </w:pPr>
            <w:r w:rsidDel="00000000" w:rsidR="00000000" w:rsidRPr="00000000">
              <w:rPr>
                <w:sz w:val="20"/>
                <w:szCs w:val="20"/>
                <w:rtl w:val="0"/>
              </w:rPr>
              <w:t xml:space="preserve">Distinct channel count per deal</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7">
            <w:pPr>
              <w:spacing w:after="20" w:before="20" w:line="240" w:lineRule="auto"/>
              <w:rPr>
                <w:sz w:val="20"/>
                <w:szCs w:val="20"/>
              </w:rPr>
            </w:pPr>
            <w:r w:rsidDel="00000000" w:rsidR="00000000" w:rsidRPr="00000000">
              <w:rPr>
                <w:sz w:val="20"/>
                <w:szCs w:val="20"/>
                <w:rtl w:val="0"/>
              </w:rPr>
              <w:t xml:space="preserve">Time to find deal context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8">
            <w:pPr>
              <w:spacing w:after="20" w:before="20" w:line="240" w:lineRule="auto"/>
              <w:rPr>
                <w:sz w:val="20"/>
                <w:szCs w:val="20"/>
              </w:rPr>
            </w:pPr>
            <w:r w:rsidDel="00000000" w:rsidR="00000000" w:rsidRPr="00000000">
              <w:rPr>
                <w:sz w:val="20"/>
                <w:szCs w:val="20"/>
                <w:rtl w:val="0"/>
              </w:rPr>
              <w:t xml:space="preserve">&lt;10 seconds to answer “when did I last talk to this person?”</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9">
            <w:pPr>
              <w:spacing w:after="20" w:before="20" w:line="240" w:lineRule="auto"/>
              <w:rPr>
                <w:sz w:val="20"/>
                <w:szCs w:val="20"/>
              </w:rPr>
            </w:pPr>
            <w:r w:rsidDel="00000000" w:rsidR="00000000" w:rsidRPr="00000000">
              <w:rPr>
                <w:sz w:val="20"/>
                <w:szCs w:val="20"/>
                <w:rtl w:val="0"/>
              </w:rPr>
              <w:t xml:space="preserve">User research task timing (moderated test)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A">
            <w:pPr>
              <w:spacing w:after="20" w:before="20" w:line="240" w:lineRule="auto"/>
              <w:rPr>
                <w:sz w:val="20"/>
                <w:szCs w:val="20"/>
              </w:rPr>
            </w:pPr>
            <w:r w:rsidDel="00000000" w:rsidR="00000000" w:rsidRPr="00000000">
              <w:rPr>
                <w:sz w:val="20"/>
                <w:szCs w:val="20"/>
                <w:rtl w:val="0"/>
              </w:rPr>
              <w:t xml:space="preserve">Timeline engagement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B">
            <w:pPr>
              <w:spacing w:after="20" w:before="20" w:line="240" w:lineRule="auto"/>
              <w:rPr>
                <w:sz w:val="20"/>
                <w:szCs w:val="20"/>
              </w:rPr>
            </w:pPr>
            <w:r w:rsidDel="00000000" w:rsidR="00000000" w:rsidRPr="00000000">
              <w:rPr>
                <w:sz w:val="20"/>
                <w:szCs w:val="20"/>
                <w:rtl w:val="0"/>
              </w:rPr>
              <w:t xml:space="preserve">Founders view deal timeline &gt;3× per active deal per week</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7C">
            <w:pPr>
              <w:spacing w:after="20" w:before="20" w:line="240" w:lineRule="auto"/>
              <w:rPr>
                <w:sz w:val="20"/>
                <w:szCs w:val="20"/>
              </w:rPr>
            </w:pPr>
            <w:r w:rsidDel="00000000" w:rsidR="00000000" w:rsidRPr="00000000">
              <w:rPr>
                <w:sz w:val="20"/>
                <w:szCs w:val="20"/>
                <w:rtl w:val="0"/>
              </w:rPr>
              <w:t xml:space="preserve">Screen view analytics: deal_detail views / active deals</w:t>
            </w:r>
          </w:p>
        </w:tc>
      </w:tr>
    </w:tbl>
    <w:p w:rsidR="00000000" w:rsidDel="00000000" w:rsidP="00000000" w:rsidRDefault="00000000" w:rsidRPr="00000000" w14:paraId="0000057D">
      <w:pPr>
        <w:pStyle w:val="Heading2"/>
        <w:keepNext w:val="0"/>
        <w:keepLines w:val="0"/>
        <w:spacing w:after="20" w:before="20" w:line="240" w:lineRule="auto"/>
        <w:rPr/>
      </w:pPr>
      <w:bookmarkStart w:colFirst="0" w:colLast="0" w:name="_rl6mdc6ew11a" w:id="86"/>
      <w:bookmarkEnd w:id="86"/>
      <w:r w:rsidDel="00000000" w:rsidR="00000000" w:rsidRPr="00000000">
        <w:rPr>
          <w:rtl w:val="0"/>
        </w:rPr>
      </w:r>
    </w:p>
    <w:p w:rsidR="00000000" w:rsidDel="00000000" w:rsidP="00000000" w:rsidRDefault="00000000" w:rsidRPr="00000000" w14:paraId="0000057E">
      <w:pPr>
        <w:pStyle w:val="Heading2"/>
        <w:keepNext w:val="0"/>
        <w:keepLines w:val="0"/>
        <w:spacing w:after="20" w:before="20" w:line="240" w:lineRule="auto"/>
        <w:rPr/>
      </w:pPr>
      <w:bookmarkStart w:colFirst="0" w:colLast="0" w:name="_s4tjv5fkdhen" w:id="87"/>
      <w:bookmarkEnd w:id="87"/>
      <w:r w:rsidDel="00000000" w:rsidR="00000000" w:rsidRPr="00000000">
        <w:rPr>
          <w:rtl w:val="0"/>
        </w:rPr>
        <w:t xml:space="preserve">9.5 North Star Metrics (Product-Level)</w:t>
      </w:r>
    </w:p>
    <w:p w:rsidR="00000000" w:rsidDel="00000000" w:rsidP="00000000" w:rsidRDefault="00000000" w:rsidRPr="00000000" w14:paraId="0000057F">
      <w:pPr>
        <w:spacing w:after="20" w:before="20" w:line="240" w:lineRule="auto"/>
        <w:ind w:hanging="540"/>
        <w:rPr/>
      </w:pPr>
      <w:r w:rsidDel="00000000" w:rsidR="00000000" w:rsidRPr="00000000">
        <w:rPr>
          <w:rtl w:val="0"/>
        </w:rPr>
        <w:t xml:space="preserve">These aggregate metrics track whether DealPilot is delivering on its core promise: making the founder a better seller without making them a CRM manager.</w:t>
      </w:r>
    </w:p>
    <w:tbl>
      <w:tblPr>
        <w:tblStyle w:val="Table52"/>
        <w:tblW w:w="10980.0" w:type="dxa"/>
        <w:jc w:val="left"/>
        <w:tblInd w:w="-684.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50"/>
        <w:gridCol w:w="3009.0000000000005"/>
        <w:gridCol w:w="3200.9999999999995"/>
        <w:tblGridChange w:id="0">
          <w:tblGrid>
            <w:gridCol w:w="2220"/>
            <w:gridCol w:w="2550"/>
            <w:gridCol w:w="3009.0000000000005"/>
            <w:gridCol w:w="3200.99999999999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80">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81">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82">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Baseline (Without CRM)</w:t>
            </w:r>
          </w:p>
        </w:tc>
        <w:tc>
          <w:tcPr>
            <w:tcBorders>
              <w:top w:color="000000" w:space="0" w:sz="6" w:val="single"/>
              <w:left w:color="000000" w:space="0" w:sz="0" w:val="nil"/>
              <w:bottom w:color="000000" w:space="0" w:sz="6" w:val="single"/>
              <w:right w:color="000000" w:space="0" w:sz="6" w:val="single"/>
            </w:tcBorders>
            <w:shd w:fill="1a5276" w:val="clear"/>
            <w:tcMar>
              <w:top w:w="60.0" w:type="dxa"/>
              <w:left w:w="120.0" w:type="dxa"/>
              <w:bottom w:w="60.0" w:type="dxa"/>
              <w:right w:w="100.0" w:type="dxa"/>
            </w:tcMar>
            <w:vAlign w:val="top"/>
          </w:tcPr>
          <w:p w:rsidR="00000000" w:rsidDel="00000000" w:rsidP="00000000" w:rsidRDefault="00000000" w:rsidRPr="00000000" w14:paraId="00000583">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How We Measure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4">
            <w:pPr>
              <w:spacing w:after="20" w:before="20" w:line="240" w:lineRule="auto"/>
              <w:rPr>
                <w:sz w:val="20"/>
                <w:szCs w:val="20"/>
              </w:rPr>
            </w:pPr>
            <w:r w:rsidDel="00000000" w:rsidR="00000000" w:rsidRPr="00000000">
              <w:rPr>
                <w:sz w:val="20"/>
                <w:szCs w:val="20"/>
                <w:rtl w:val="0"/>
              </w:rPr>
              <w:t xml:space="preserve">Daily CRM time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5">
            <w:pPr>
              <w:spacing w:after="20" w:before="20" w:line="240" w:lineRule="auto"/>
              <w:rPr>
                <w:sz w:val="20"/>
                <w:szCs w:val="20"/>
              </w:rPr>
            </w:pPr>
            <w:r w:rsidDel="00000000" w:rsidR="00000000" w:rsidRPr="00000000">
              <w:rPr>
                <w:sz w:val="20"/>
                <w:szCs w:val="20"/>
                <w:rtl w:val="0"/>
              </w:rPr>
              <w:t xml:space="preserve">&lt;5 minutes/day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6">
            <w:pPr>
              <w:spacing w:after="20" w:before="20" w:line="240" w:lineRule="auto"/>
              <w:rPr>
                <w:sz w:val="20"/>
                <w:szCs w:val="20"/>
              </w:rPr>
            </w:pPr>
            <w:r w:rsidDel="00000000" w:rsidR="00000000" w:rsidRPr="00000000">
              <w:rPr>
                <w:sz w:val="20"/>
                <w:szCs w:val="20"/>
                <w:rtl w:val="0"/>
              </w:rPr>
              <w:t xml:space="preserve">15–25 min (spreadsheet maintenance)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7">
            <w:pPr>
              <w:spacing w:after="20" w:before="20" w:line="240" w:lineRule="auto"/>
              <w:rPr>
                <w:sz w:val="20"/>
                <w:szCs w:val="20"/>
              </w:rPr>
            </w:pPr>
            <w:r w:rsidDel="00000000" w:rsidR="00000000" w:rsidRPr="00000000">
              <w:rPr>
                <w:sz w:val="20"/>
                <w:szCs w:val="20"/>
                <w:rtl w:val="0"/>
              </w:rPr>
              <w:t xml:space="preserve">Session duration analytics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8">
            <w:pPr>
              <w:spacing w:after="20" w:before="20" w:line="240" w:lineRule="auto"/>
              <w:rPr>
                <w:sz w:val="20"/>
                <w:szCs w:val="20"/>
              </w:rPr>
            </w:pPr>
            <w:r w:rsidDel="00000000" w:rsidR="00000000" w:rsidRPr="00000000">
              <w:rPr>
                <w:sz w:val="20"/>
                <w:szCs w:val="20"/>
                <w:rtl w:val="0"/>
              </w:rPr>
              <w:t xml:space="preserve">Follow-up coverage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9">
            <w:pPr>
              <w:spacing w:after="20" w:before="20" w:line="240" w:lineRule="auto"/>
              <w:rPr>
                <w:sz w:val="20"/>
                <w:szCs w:val="20"/>
              </w:rPr>
            </w:pPr>
            <w:r w:rsidDel="00000000" w:rsidR="00000000" w:rsidRPr="00000000">
              <w:rPr>
                <w:sz w:val="20"/>
                <w:szCs w:val="20"/>
                <w:rtl w:val="0"/>
              </w:rPr>
              <w:t xml:space="preserve">&gt;80% of warm leads receive structured follow-up</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A">
            <w:pPr>
              <w:spacing w:after="20" w:before="20" w:line="240" w:lineRule="auto"/>
              <w:rPr>
                <w:sz w:val="20"/>
                <w:szCs w:val="20"/>
              </w:rPr>
            </w:pPr>
            <w:r w:rsidDel="00000000" w:rsidR="00000000" w:rsidRPr="00000000">
              <w:rPr>
                <w:sz w:val="20"/>
                <w:szCs w:val="20"/>
                <w:rtl w:val="0"/>
              </w:rPr>
              <w:t xml:space="preserve">27–30% (HBR/InsideSales baseline)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B">
            <w:pPr>
              <w:spacing w:after="20" w:before="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Leads with ≥1 follow-up activity / total leads</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C">
            <w:pPr>
              <w:spacing w:after="20" w:before="20" w:line="240" w:lineRule="auto"/>
              <w:rPr>
                <w:sz w:val="20"/>
                <w:szCs w:val="20"/>
              </w:rPr>
            </w:pPr>
            <w:r w:rsidDel="00000000" w:rsidR="00000000" w:rsidRPr="00000000">
              <w:rPr>
                <w:sz w:val="20"/>
                <w:szCs w:val="20"/>
                <w:rtl w:val="0"/>
              </w:rPr>
              <w:t xml:space="preserve">Lead response time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D">
            <w:pPr>
              <w:spacing w:after="20" w:before="20" w:line="240" w:lineRule="auto"/>
              <w:rPr>
                <w:sz w:val="20"/>
                <w:szCs w:val="20"/>
              </w:rPr>
            </w:pPr>
            <w:r w:rsidDel="00000000" w:rsidR="00000000" w:rsidRPr="00000000">
              <w:rPr>
                <w:sz w:val="20"/>
                <w:szCs w:val="20"/>
                <w:rtl w:val="0"/>
              </w:rPr>
              <w:t xml:space="preserve">&lt;30 minutes average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E">
            <w:pPr>
              <w:spacing w:after="20" w:before="20" w:line="240" w:lineRule="auto"/>
              <w:rPr>
                <w:sz w:val="20"/>
                <w:szCs w:val="20"/>
              </w:rPr>
            </w:pPr>
            <w:r w:rsidDel="00000000" w:rsidR="00000000" w:rsidRPr="00000000">
              <w:rPr>
                <w:sz w:val="20"/>
                <w:szCs w:val="20"/>
                <w:rtl w:val="0"/>
              </w:rPr>
              <w:t xml:space="preserve">42 hours (HBR 2024 baseline)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8F">
            <w:pPr>
              <w:spacing w:after="20" w:before="20" w:line="240" w:lineRule="auto"/>
              <w:rPr>
                <w:sz w:val="20"/>
                <w:szCs w:val="20"/>
              </w:rPr>
            </w:pPr>
            <w:r w:rsidDel="00000000" w:rsidR="00000000" w:rsidRPr="00000000">
              <w:rPr>
                <w:sz w:val="20"/>
                <w:szCs w:val="20"/>
                <w:rtl w:val="0"/>
              </w:rPr>
              <w:t xml:space="preserve">Time from lead creation to first outbound activity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0">
            <w:pPr>
              <w:spacing w:after="20" w:before="20" w:line="240" w:lineRule="auto"/>
              <w:rPr>
                <w:sz w:val="20"/>
                <w:szCs w:val="20"/>
              </w:rPr>
            </w:pPr>
            <w:r w:rsidDel="00000000" w:rsidR="00000000" w:rsidRPr="00000000">
              <w:rPr>
                <w:sz w:val="20"/>
                <w:szCs w:val="20"/>
                <w:rtl w:val="0"/>
              </w:rPr>
              <w:t xml:space="preserve">Pipeline data confidence</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1">
            <w:pPr>
              <w:spacing w:after="20" w:before="20" w:line="240" w:lineRule="auto"/>
              <w:rPr>
                <w:sz w:val="20"/>
                <w:szCs w:val="20"/>
              </w:rPr>
            </w:pPr>
            <w:r w:rsidDel="00000000" w:rsidR="00000000" w:rsidRPr="00000000">
              <w:rPr>
                <w:sz w:val="20"/>
                <w:szCs w:val="20"/>
                <w:rtl w:val="0"/>
              </w:rPr>
              <w:t xml:space="preserve">Founder answers “pipeline value?” in &lt;10 seconds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2">
            <w:pPr>
              <w:spacing w:after="20" w:before="20" w:line="240" w:lineRule="auto"/>
              <w:rPr>
                <w:sz w:val="20"/>
                <w:szCs w:val="20"/>
              </w:rPr>
            </w:pPr>
            <w:r w:rsidDel="00000000" w:rsidR="00000000" w:rsidRPr="00000000">
              <w:rPr>
                <w:sz w:val="20"/>
                <w:szCs w:val="20"/>
                <w:rtl w:val="0"/>
              </w:rPr>
              <w:t xml:space="preserve">30+ min spreadsheet archaeology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3">
            <w:pPr>
              <w:spacing w:after="20" w:before="20" w:line="240" w:lineRule="auto"/>
              <w:rPr>
                <w:sz w:val="20"/>
                <w:szCs w:val="20"/>
              </w:rPr>
            </w:pPr>
            <w:r w:rsidDel="00000000" w:rsidR="00000000" w:rsidRPr="00000000">
              <w:rPr>
                <w:sz w:val="20"/>
                <w:szCs w:val="20"/>
                <w:rtl w:val="0"/>
              </w:rPr>
              <w:t xml:space="preserve">User research timing + survey (1–5 confidence)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4">
            <w:pPr>
              <w:spacing w:after="20" w:before="20" w:line="240" w:lineRule="auto"/>
              <w:rPr>
                <w:sz w:val="20"/>
                <w:szCs w:val="20"/>
              </w:rPr>
            </w:pPr>
            <w:r w:rsidDel="00000000" w:rsidR="00000000" w:rsidRPr="00000000">
              <w:rPr>
                <w:sz w:val="20"/>
                <w:szCs w:val="20"/>
                <w:rtl w:val="0"/>
              </w:rPr>
              <w:t xml:space="preserve">Deal stage accuracy</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5">
            <w:pPr>
              <w:spacing w:after="20" w:before="20" w:line="240" w:lineRule="auto"/>
              <w:rPr>
                <w:sz w:val="20"/>
                <w:szCs w:val="20"/>
              </w:rPr>
            </w:pPr>
            <w:r w:rsidDel="00000000" w:rsidR="00000000" w:rsidRPr="00000000">
              <w:rPr>
                <w:sz w:val="20"/>
                <w:szCs w:val="20"/>
                <w:rtl w:val="0"/>
              </w:rPr>
              <w:t xml:space="preserve">&gt;85% of deals in correct stage at any point</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6">
            <w:pPr>
              <w:spacing w:after="20" w:before="20" w:line="240" w:lineRule="auto"/>
              <w:rPr>
                <w:sz w:val="20"/>
                <w:szCs w:val="20"/>
              </w:rPr>
            </w:pPr>
            <w:r w:rsidDel="00000000" w:rsidR="00000000" w:rsidRPr="00000000">
              <w:rPr>
                <w:sz w:val="20"/>
                <w:szCs w:val="20"/>
                <w:rtl w:val="0"/>
              </w:rPr>
              <w:t xml:space="preserve">Unknown - most founders don’t track stages</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7">
            <w:pPr>
              <w:spacing w:after="20" w:before="20" w:line="240" w:lineRule="auto"/>
              <w:rPr>
                <w:sz w:val="20"/>
                <w:szCs w:val="20"/>
              </w:rPr>
            </w:pPr>
            <w:r w:rsidDel="00000000" w:rsidR="00000000" w:rsidRPr="00000000">
              <w:rPr>
                <w:sz w:val="20"/>
                <w:szCs w:val="20"/>
                <w:rtl w:val="0"/>
              </w:rPr>
              <w:t xml:space="preserve">Spot-check audit: actual state vs. CRM state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8">
            <w:pPr>
              <w:spacing w:after="20" w:before="20" w:line="240" w:lineRule="auto"/>
              <w:rPr>
                <w:sz w:val="20"/>
                <w:szCs w:val="20"/>
              </w:rPr>
            </w:pPr>
            <w:r w:rsidDel="00000000" w:rsidR="00000000" w:rsidRPr="00000000">
              <w:rPr>
                <w:sz w:val="20"/>
                <w:szCs w:val="20"/>
                <w:rtl w:val="0"/>
              </w:rPr>
              <w:t xml:space="preserve">Founder retention (W4)</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9">
            <w:pPr>
              <w:spacing w:after="20" w:before="20" w:line="240" w:lineRule="auto"/>
              <w:rPr>
                <w:sz w:val="20"/>
                <w:szCs w:val="20"/>
              </w:rPr>
            </w:pPr>
            <w:r w:rsidDel="00000000" w:rsidR="00000000" w:rsidRPr="00000000">
              <w:rPr>
                <w:sz w:val="20"/>
                <w:szCs w:val="20"/>
                <w:rtl w:val="0"/>
              </w:rPr>
              <w:t xml:space="preserve">&gt;60% weekly active at week 4</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A">
            <w:pPr>
              <w:spacing w:after="20" w:before="20" w:line="240" w:lineRule="auto"/>
              <w:rPr>
                <w:sz w:val="20"/>
                <w:szCs w:val="20"/>
              </w:rPr>
            </w:pPr>
            <w:r w:rsidDel="00000000" w:rsidR="00000000" w:rsidRPr="00000000">
              <w:rPr>
                <w:sz w:val="20"/>
                <w:szCs w:val="20"/>
                <w:rtl w:val="0"/>
              </w:rPr>
              <w:t xml:space="preserve">Industry avg: 26% CRM adoption rate (FullEnrich)</w:t>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00.0" w:type="dxa"/>
            </w:tcMar>
            <w:vAlign w:val="top"/>
          </w:tcPr>
          <w:p w:rsidR="00000000" w:rsidDel="00000000" w:rsidP="00000000" w:rsidRDefault="00000000" w:rsidRPr="00000000" w14:paraId="0000059B">
            <w:pPr>
              <w:spacing w:after="20" w:before="20" w:line="240" w:lineRule="auto"/>
              <w:rPr>
                <w:sz w:val="20"/>
                <w:szCs w:val="20"/>
              </w:rPr>
            </w:pPr>
            <w:r w:rsidDel="00000000" w:rsidR="00000000" w:rsidRPr="00000000">
              <w:rPr>
                <w:sz w:val="20"/>
                <w:szCs w:val="20"/>
                <w:rtl w:val="0"/>
              </w:rPr>
              <w:t xml:space="preserve">WAU at day 28 / total signups</w:t>
            </w:r>
          </w:p>
        </w:tc>
      </w:tr>
    </w:tbl>
    <w:p w:rsidR="00000000" w:rsidDel="00000000" w:rsidP="00000000" w:rsidRDefault="00000000" w:rsidRPr="00000000" w14:paraId="0000059C">
      <w:pPr>
        <w:spacing w:after="200" w:line="240" w:lineRule="auto"/>
        <w:rPr>
          <w:sz w:val="24"/>
          <w:szCs w:val="24"/>
        </w:rPr>
      </w:pPr>
      <w:r w:rsidDel="00000000" w:rsidR="00000000" w:rsidRPr="00000000">
        <w:rPr>
          <w:rtl w:val="0"/>
        </w:rPr>
      </w:r>
    </w:p>
    <w:p w:rsidR="00000000" w:rsidDel="00000000" w:rsidP="00000000" w:rsidRDefault="00000000" w:rsidRPr="00000000" w14:paraId="0000059D">
      <w:pPr>
        <w:pStyle w:val="Heading1"/>
        <w:keepNext w:val="0"/>
        <w:keepLines w:val="0"/>
        <w:spacing w:after="120" w:before="480" w:line="240" w:lineRule="auto"/>
        <w:ind w:left="0" w:firstLine="0"/>
        <w:rPr/>
      </w:pPr>
      <w:bookmarkStart w:colFirst="0" w:colLast="0" w:name="_14foh5bj8ckh" w:id="88"/>
      <w:bookmarkEnd w:id="88"/>
      <w:r w:rsidDel="00000000" w:rsidR="00000000" w:rsidRPr="00000000">
        <w:rPr>
          <w:rtl w:val="0"/>
        </w:rPr>
        <w:t xml:space="preserve">10. Trade-offs and Limitations</w:t>
      </w:r>
    </w:p>
    <w:p w:rsidR="00000000" w:rsidDel="00000000" w:rsidP="00000000" w:rsidRDefault="00000000" w:rsidRPr="00000000" w14:paraId="0000059E">
      <w:pPr>
        <w:spacing w:after="240" w:before="240" w:line="240" w:lineRule="auto"/>
        <w:rPr/>
      </w:pPr>
      <w:r w:rsidDel="00000000" w:rsidR="00000000" w:rsidRPr="00000000">
        <w:rPr>
          <w:rtl w:val="0"/>
        </w:rPr>
        <w:t xml:space="preserve">Every design decision in DealPilot involves a deliberate trade-off. This section documents what we chose, what we gave up, and why.</w:t>
      </w:r>
    </w:p>
    <w:p w:rsidR="00000000" w:rsidDel="00000000" w:rsidP="00000000" w:rsidRDefault="00000000" w:rsidRPr="00000000" w14:paraId="0000059F">
      <w:pPr>
        <w:pStyle w:val="Heading2"/>
        <w:keepNext w:val="0"/>
        <w:keepLines w:val="0"/>
        <w:spacing w:after="80" w:before="360" w:line="240" w:lineRule="auto"/>
        <w:jc w:val="left"/>
        <w:rPr/>
      </w:pPr>
      <w:bookmarkStart w:colFirst="0" w:colLast="0" w:name="_2bluzbx8oery" w:id="89"/>
      <w:bookmarkEnd w:id="89"/>
      <w:r w:rsidDel="00000000" w:rsidR="00000000" w:rsidRPr="00000000">
        <w:rPr>
          <w:rtl w:val="0"/>
        </w:rPr>
        <w:t xml:space="preserve">10.1 Design Trade-offs</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609.9999999999998"/>
        <w:gridCol w:w="2410.0000000000005"/>
        <w:gridCol w:w="3450"/>
        <w:tblGridChange w:id="0">
          <w:tblGrid>
            <w:gridCol w:w="1425"/>
            <w:gridCol w:w="1609.9999999999998"/>
            <w:gridCol w:w="2410.0000000000005"/>
            <w:gridCol w:w="3450"/>
          </w:tblGrid>
        </w:tblGridChange>
      </w:tblGrid>
      <w:tr>
        <w:trPr>
          <w:cantSplit w:val="0"/>
          <w:trHeight w:val="79.98046875" w:hRule="atLeast"/>
          <w:tblHeader w:val="0"/>
        </w:trPr>
        <w:tc>
          <w:tcPr>
            <w:tcBorders>
              <w:top w:color="000000" w:space="0" w:sz="5" w:val="single"/>
              <w:left w:color="000000" w:space="0" w:sz="5" w:val="single"/>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A0">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Decision</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A1">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Chose</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A2">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Gave Up</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A3">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Why It’s Worth It</w:t>
            </w:r>
          </w:p>
        </w:tc>
      </w:tr>
      <w:tr>
        <w:trPr>
          <w:cantSplit w:val="0"/>
          <w:trHeight w:val="1319.8632812500728"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4">
            <w:pPr>
              <w:spacing w:after="20" w:before="20" w:line="240" w:lineRule="auto"/>
              <w:rPr>
                <w:sz w:val="20"/>
                <w:szCs w:val="20"/>
              </w:rPr>
            </w:pPr>
            <w:r w:rsidDel="00000000" w:rsidR="00000000" w:rsidRPr="00000000">
              <w:rPr>
                <w:sz w:val="20"/>
                <w:szCs w:val="20"/>
                <w:rtl w:val="0"/>
              </w:rPr>
              <w:t xml:space="preserve">Rules over AI/ML</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5">
            <w:pPr>
              <w:spacing w:after="20" w:before="20" w:line="240" w:lineRule="auto"/>
              <w:rPr>
                <w:sz w:val="20"/>
                <w:szCs w:val="20"/>
              </w:rPr>
            </w:pPr>
            <w:r w:rsidDel="00000000" w:rsidR="00000000" w:rsidRPr="00000000">
              <w:rPr>
                <w:sz w:val="20"/>
                <w:szCs w:val="20"/>
                <w:rtl w:val="0"/>
              </w:rPr>
              <w:t xml:space="preserve">If-else logic, templates, keyword matching for MVP + V1</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6">
            <w:pPr>
              <w:spacing w:after="20" w:before="20" w:line="240" w:lineRule="auto"/>
              <w:rPr>
                <w:sz w:val="20"/>
                <w:szCs w:val="20"/>
              </w:rPr>
            </w:pPr>
            <w:r w:rsidDel="00000000" w:rsidR="00000000" w:rsidRPr="00000000">
              <w:rPr>
                <w:sz w:val="20"/>
                <w:szCs w:val="20"/>
                <w:rtl w:val="0"/>
              </w:rPr>
              <w:t xml:space="preserve">Accuracy on ambiguous inputs (~30% of voice fields, ~10% of auto-stage triggers need manual correction)</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7">
            <w:pPr>
              <w:spacing w:after="20" w:before="20" w:line="240" w:lineRule="auto"/>
              <w:rPr>
                <w:sz w:val="20"/>
                <w:szCs w:val="20"/>
              </w:rPr>
            </w:pPr>
            <w:r w:rsidDel="00000000" w:rsidR="00000000" w:rsidRPr="00000000">
              <w:rPr>
                <w:sz w:val="20"/>
                <w:szCs w:val="20"/>
                <w:rtl w:val="0"/>
              </w:rPr>
              <w:t xml:space="preserve">AI costs $50–200/mo - prohibitive for pre-revenue startups. A 70% accurate system founders use beats a 95% accurate one they can’t afford. AI enters V2 when revenue justifies it.</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8">
            <w:pPr>
              <w:spacing w:after="20" w:before="20" w:line="240" w:lineRule="auto"/>
              <w:rPr>
                <w:sz w:val="20"/>
                <w:szCs w:val="20"/>
              </w:rPr>
            </w:pPr>
            <w:r w:rsidDel="00000000" w:rsidR="00000000" w:rsidRPr="00000000">
              <w:rPr>
                <w:sz w:val="20"/>
                <w:szCs w:val="20"/>
                <w:rtl w:val="0"/>
              </w:rPr>
              <w:t xml:space="preserve">Single-user first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9">
            <w:pPr>
              <w:spacing w:after="20" w:before="20" w:line="240" w:lineRule="auto"/>
              <w:rPr>
                <w:sz w:val="20"/>
                <w:szCs w:val="20"/>
              </w:rPr>
            </w:pPr>
            <w:r w:rsidDel="00000000" w:rsidR="00000000" w:rsidRPr="00000000">
              <w:rPr>
                <w:sz w:val="20"/>
                <w:szCs w:val="20"/>
                <w:rtl w:val="0"/>
              </w:rPr>
              <w:t xml:space="preserve">Solo founder architecture; no team features in MVP/V1</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A">
            <w:pPr>
              <w:spacing w:after="20" w:before="20" w:line="240" w:lineRule="auto"/>
              <w:rPr>
                <w:sz w:val="20"/>
                <w:szCs w:val="20"/>
              </w:rPr>
            </w:pPr>
            <w:r w:rsidDel="00000000" w:rsidR="00000000" w:rsidRPr="00000000">
              <w:rPr>
                <w:sz w:val="20"/>
                <w:szCs w:val="20"/>
                <w:rtl w:val="0"/>
              </w:rPr>
              <w:t xml:space="preserve">Shared pipeline, deal assignment, role-based access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B">
            <w:pPr>
              <w:spacing w:after="20" w:before="20" w:line="240" w:lineRule="auto"/>
              <w:rPr>
                <w:sz w:val="20"/>
                <w:szCs w:val="20"/>
              </w:rPr>
            </w:pPr>
            <w:r w:rsidDel="00000000" w:rsidR="00000000" w:rsidRPr="00000000">
              <w:rPr>
                <w:sz w:val="20"/>
                <w:szCs w:val="20"/>
                <w:rtl w:val="0"/>
              </w:rPr>
              <w:t xml:space="preserve">Multi-user = 3–5× schema complexity. 80% of target users sell solo. Risk: founders who hire in month 2–3 hit a wall before V3 team mode.</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C">
            <w:pPr>
              <w:spacing w:after="20" w:before="20" w:line="240" w:lineRule="auto"/>
              <w:rPr>
                <w:sz w:val="20"/>
                <w:szCs w:val="20"/>
              </w:rPr>
            </w:pPr>
            <w:r w:rsidDel="00000000" w:rsidR="00000000" w:rsidRPr="00000000">
              <w:rPr>
                <w:sz w:val="20"/>
                <w:szCs w:val="20"/>
                <w:rtl w:val="0"/>
              </w:rPr>
              <w:t xml:space="preserve">Opinionated defaults over configurability</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D">
            <w:pPr>
              <w:spacing w:after="20" w:before="20" w:line="240" w:lineRule="auto"/>
              <w:rPr>
                <w:sz w:val="20"/>
                <w:szCs w:val="20"/>
              </w:rPr>
            </w:pPr>
            <w:r w:rsidDel="00000000" w:rsidR="00000000" w:rsidRPr="00000000">
              <w:rPr>
                <w:sz w:val="20"/>
                <w:szCs w:val="20"/>
                <w:rtl w:val="0"/>
              </w:rPr>
              <w:t xml:space="preserve">6 stages, 5 templates, fixed thresholds - zero setup required</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E">
            <w:pPr>
              <w:spacing w:after="20" w:before="20" w:line="240" w:lineRule="auto"/>
              <w:rPr>
                <w:sz w:val="20"/>
                <w:szCs w:val="20"/>
              </w:rPr>
            </w:pPr>
            <w:r w:rsidDel="00000000" w:rsidR="00000000" w:rsidRPr="00000000">
              <w:rPr>
                <w:sz w:val="20"/>
                <w:szCs w:val="20"/>
                <w:rtl w:val="0"/>
              </w:rPr>
              <w:t xml:space="preserve">Flexibility for non-standard sales processes (Frevolt’s 40-task lifecycle, hospitality booking fields)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AF">
            <w:pPr>
              <w:spacing w:after="20" w:before="20" w:line="240" w:lineRule="auto"/>
              <w:rPr>
                <w:sz w:val="20"/>
                <w:szCs w:val="20"/>
              </w:rPr>
            </w:pPr>
            <w:r w:rsidDel="00000000" w:rsidR="00000000" w:rsidRPr="00000000">
              <w:rPr>
                <w:sz w:val="20"/>
                <w:szCs w:val="20"/>
                <w:rtl w:val="0"/>
              </w:rPr>
              <w:t xml:space="preserve">Interview 2: “CRM raised costs, didn’t raise sales” - setup overhead killed adoption. Defaults work for 90%. Customization opens in V1.</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0">
            <w:pPr>
              <w:spacing w:after="20" w:before="20" w:line="240" w:lineRule="auto"/>
              <w:rPr>
                <w:sz w:val="20"/>
                <w:szCs w:val="20"/>
              </w:rPr>
            </w:pPr>
            <w:r w:rsidDel="00000000" w:rsidR="00000000" w:rsidRPr="00000000">
              <w:rPr>
                <w:sz w:val="20"/>
                <w:szCs w:val="20"/>
                <w:rtl w:val="0"/>
              </w:rPr>
              <w:t xml:space="preserve">Forward-only auto staging</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1">
            <w:pPr>
              <w:spacing w:after="20" w:before="20" w:line="240" w:lineRule="auto"/>
              <w:rPr>
                <w:sz w:val="20"/>
                <w:szCs w:val="20"/>
              </w:rPr>
            </w:pPr>
            <w:r w:rsidDel="00000000" w:rsidR="00000000" w:rsidRPr="00000000">
              <w:rPr>
                <w:sz w:val="20"/>
                <w:szCs w:val="20"/>
                <w:rtl w:val="0"/>
              </w:rPr>
              <w:t xml:space="preserve">Deals auto-advance only, never auto-regress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2">
            <w:pPr>
              <w:spacing w:after="20" w:before="20" w:line="240" w:lineRule="auto"/>
              <w:rPr>
                <w:sz w:val="20"/>
                <w:szCs w:val="20"/>
              </w:rPr>
            </w:pPr>
            <w:r w:rsidDel="00000000" w:rsidR="00000000" w:rsidRPr="00000000">
              <w:rPr>
                <w:sz w:val="20"/>
                <w:szCs w:val="20"/>
                <w:rtl w:val="0"/>
              </w:rPr>
              <w:t xml:space="preserve">Auto-handling backward movement (cancelled demo, lost champion, frozen budget)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3">
            <w:pPr>
              <w:spacing w:after="20" w:before="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One false regression destroys trust and forecast simultaneously. Backward movement must be deliberate (manual). Stale deals are caught by health scoring (→ red → Action Center).</w:t>
            </w:r>
            <w:r w:rsidDel="00000000" w:rsidR="00000000" w:rsidRPr="00000000">
              <w:rPr>
                <w:rtl w:val="0"/>
              </w:rPr>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4">
            <w:pPr>
              <w:spacing w:after="20" w:before="20" w:line="240" w:lineRule="auto"/>
              <w:rPr>
                <w:sz w:val="20"/>
                <w:szCs w:val="20"/>
              </w:rPr>
            </w:pPr>
            <w:r w:rsidDel="00000000" w:rsidR="00000000" w:rsidRPr="00000000">
              <w:rPr>
                <w:sz w:val="20"/>
                <w:szCs w:val="20"/>
                <w:rtl w:val="0"/>
              </w:rPr>
              <w:t xml:space="preserve">Template follow-ups over AI generation</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5">
            <w:pPr>
              <w:spacing w:after="20" w:before="20" w:line="240" w:lineRule="auto"/>
              <w:rPr>
                <w:sz w:val="20"/>
                <w:szCs w:val="20"/>
              </w:rPr>
            </w:pPr>
            <w:r w:rsidDel="00000000" w:rsidR="00000000" w:rsidRPr="00000000">
              <w:rPr>
                <w:sz w:val="20"/>
                <w:szCs w:val="20"/>
                <w:rtl w:val="0"/>
              </w:rPr>
              <w:t xml:space="preserve">Founder-written templates with merge variables; system selects, never generates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6">
            <w:pPr>
              <w:spacing w:after="20" w:before="20" w:line="240" w:lineRule="auto"/>
              <w:rPr>
                <w:sz w:val="20"/>
                <w:szCs w:val="20"/>
              </w:rPr>
            </w:pPr>
            <w:r w:rsidDel="00000000" w:rsidR="00000000" w:rsidRPr="00000000">
              <w:rPr>
                <w:sz w:val="20"/>
                <w:szCs w:val="20"/>
                <w:rtl w:val="0"/>
              </w:rPr>
              <w:t xml:space="preserve">AI-drafted emails that adapt tone and reference deal-specific context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7">
            <w:pPr>
              <w:spacing w:after="20" w:before="20" w:line="240" w:lineRule="auto"/>
              <w:rPr>
                <w:sz w:val="20"/>
                <w:szCs w:val="20"/>
              </w:rPr>
            </w:pPr>
            <w:r w:rsidDel="00000000" w:rsidR="00000000" w:rsidRPr="00000000">
              <w:rPr>
                <w:sz w:val="20"/>
                <w:szCs w:val="20"/>
                <w:rtl w:val="0"/>
              </w:rPr>
              <w:t xml:space="preserve">AI risks tone mismatch, hallucinated claims, and impersonal feel. Indian B2B sales depend on personal relationships - sounding like the founder matters more than convenience.</w:t>
            </w:r>
          </w:p>
        </w:tc>
      </w:tr>
    </w:tbl>
    <w:p w:rsidR="00000000" w:rsidDel="00000000" w:rsidP="00000000" w:rsidRDefault="00000000" w:rsidRPr="00000000" w14:paraId="000005B8">
      <w:pPr>
        <w:pStyle w:val="Heading2"/>
        <w:keepNext w:val="0"/>
        <w:keepLines w:val="0"/>
        <w:spacing w:after="80" w:before="360" w:line="240" w:lineRule="auto"/>
        <w:jc w:val="left"/>
        <w:rPr/>
      </w:pPr>
      <w:bookmarkStart w:colFirst="0" w:colLast="0" w:name="_c6jg41m2pek5" w:id="90"/>
      <w:bookmarkEnd w:id="90"/>
      <w:r w:rsidDel="00000000" w:rsidR="00000000" w:rsidRPr="00000000">
        <w:rPr>
          <w:rtl w:val="0"/>
        </w:rPr>
        <w:t xml:space="preserve">10.2. Known Limitations</w:t>
      </w:r>
    </w:p>
    <w:tbl>
      <w:tblPr>
        <w:tblStyle w:val="Table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000"/>
        <w:gridCol w:w="2175"/>
        <w:gridCol w:w="2445"/>
        <w:tblGridChange w:id="0">
          <w:tblGrid>
            <w:gridCol w:w="1260"/>
            <w:gridCol w:w="3000"/>
            <w:gridCol w:w="2175"/>
            <w:gridCol w:w="24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B9">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Area</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BA">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Limitation</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BB">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Impact</w:t>
            </w:r>
          </w:p>
        </w:tc>
        <w:tc>
          <w:tcPr>
            <w:tcBorders>
              <w:top w:color="000000" w:space="0" w:sz="5" w:val="single"/>
              <w:left w:color="000000" w:space="0" w:sz="0" w:val="nil"/>
              <w:bottom w:color="000000" w:space="0" w:sz="5" w:val="single"/>
              <w:right w:color="000000" w:space="0" w:sz="5" w:val="single"/>
            </w:tcBorders>
            <w:shd w:fill="1a5276" w:val="clear"/>
            <w:tcMar>
              <w:top w:w="60.0" w:type="dxa"/>
              <w:left w:w="120.0" w:type="dxa"/>
              <w:bottom w:w="60.0" w:type="dxa"/>
              <w:right w:w="100.0" w:type="dxa"/>
            </w:tcMar>
            <w:vAlign w:val="top"/>
          </w:tcPr>
          <w:p w:rsidR="00000000" w:rsidDel="00000000" w:rsidP="00000000" w:rsidRDefault="00000000" w:rsidRPr="00000000" w14:paraId="000005BC">
            <w:pPr>
              <w:spacing w:after="20" w:before="20" w:line="240" w:lineRule="auto"/>
              <w:rPr>
                <w:b w:val="1"/>
                <w:bCs w:val="1"/>
                <w:color w:val="ffffff"/>
                <w:sz w:val="20"/>
                <w:szCs w:val="20"/>
              </w:rPr>
            </w:pPr>
            <w:r w:rsidDel="00000000" w:rsidR="00000000" w:rsidRPr="00000000">
              <w:rPr>
                <w:b w:val="1"/>
                <w:bCs w:val="1"/>
                <w:color w:val="ffffff"/>
                <w:sz w:val="20"/>
                <w:szCs w:val="20"/>
                <w:rtl w:val="0"/>
              </w:rPr>
              <w:t xml:space="preserve">Resolution Path</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D">
            <w:pPr>
              <w:spacing w:after="20" w:before="20" w:line="240" w:lineRule="auto"/>
              <w:rPr>
                <w:sz w:val="20"/>
                <w:szCs w:val="20"/>
              </w:rPr>
            </w:pPr>
            <w:r w:rsidDel="00000000" w:rsidR="00000000" w:rsidRPr="00000000">
              <w:rPr>
                <w:sz w:val="20"/>
                <w:szCs w:val="20"/>
                <w:rtl w:val="0"/>
              </w:rPr>
              <w:t xml:space="preserve">WhatsApp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E">
            <w:pPr>
              <w:spacing w:after="20" w:before="20" w:line="240" w:lineRule="auto"/>
              <w:rPr>
                <w:sz w:val="20"/>
                <w:szCs w:val="20"/>
              </w:rPr>
            </w:pPr>
            <w:r w:rsidDel="00000000" w:rsidR="00000000" w:rsidRPr="00000000">
              <w:rPr>
                <w:sz w:val="20"/>
                <w:szCs w:val="20"/>
                <w:rtl w:val="0"/>
              </w:rPr>
              <w:t xml:space="preserve">No group chat or voice/video call capture via API</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BF">
            <w:pPr>
              <w:spacing w:after="20" w:before="20" w:line="240" w:lineRule="auto"/>
              <w:rPr>
                <w:sz w:val="20"/>
                <w:szCs w:val="20"/>
              </w:rPr>
            </w:pPr>
            <w:r w:rsidDel="00000000" w:rsidR="00000000" w:rsidRPr="00000000">
              <w:rPr>
                <w:sz w:val="20"/>
                <w:szCs w:val="20"/>
                <w:rtl w:val="0"/>
              </w:rPr>
              <w:t xml:space="preserve">Group deal discussions invisible</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0">
            <w:pPr>
              <w:spacing w:after="20" w:before="20" w:line="240" w:lineRule="auto"/>
              <w:rPr>
                <w:sz w:val="20"/>
                <w:szCs w:val="20"/>
              </w:rPr>
            </w:pPr>
            <w:r w:rsidDel="00000000" w:rsidR="00000000" w:rsidRPr="00000000">
              <w:rPr>
                <w:sz w:val="20"/>
                <w:szCs w:val="20"/>
                <w:rtl w:val="0"/>
              </w:rPr>
              <w:t xml:space="preserve">Manual voice-note logging. Depends on Meta API roadmap.</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1">
            <w:pPr>
              <w:spacing w:after="20" w:before="20" w:line="240" w:lineRule="auto"/>
              <w:rPr>
                <w:sz w:val="20"/>
                <w:szCs w:val="20"/>
              </w:rPr>
            </w:pPr>
            <w:r w:rsidDel="00000000" w:rsidR="00000000" w:rsidRPr="00000000">
              <w:rPr>
                <w:sz w:val="20"/>
                <w:szCs w:val="20"/>
                <w:rtl w:val="0"/>
              </w:rPr>
              <w:t xml:space="preserve">WhatsApp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2">
            <w:pPr>
              <w:spacing w:after="20" w:before="20" w:line="240" w:lineRule="auto"/>
              <w:rPr>
                <w:sz w:val="20"/>
                <w:szCs w:val="20"/>
              </w:rPr>
            </w:pPr>
            <w:r w:rsidDel="00000000" w:rsidR="00000000" w:rsidRPr="00000000">
              <w:rPr>
                <w:sz w:val="20"/>
                <w:szCs w:val="20"/>
                <w:rtl w:val="0"/>
              </w:rPr>
              <w:t xml:space="preserve">Forward-only capture (no history import)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3">
            <w:pPr>
              <w:spacing w:after="20" w:before="20" w:line="240" w:lineRule="auto"/>
              <w:rPr>
                <w:sz w:val="20"/>
                <w:szCs w:val="20"/>
              </w:rPr>
            </w:pPr>
            <w:r w:rsidDel="00000000" w:rsidR="00000000" w:rsidRPr="00000000">
              <w:rPr>
                <w:sz w:val="20"/>
                <w:szCs w:val="20"/>
                <w:rtl w:val="0"/>
              </w:rPr>
              <w:t xml:space="preserve">Pre-integration deals have timeline gaps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4">
            <w:pPr>
              <w:spacing w:after="20" w:before="20" w:line="240" w:lineRule="auto"/>
              <w:rPr>
                <w:sz w:val="20"/>
                <w:szCs w:val="20"/>
              </w:rPr>
            </w:pPr>
            <w:r w:rsidDel="00000000" w:rsidR="00000000" w:rsidRPr="00000000">
              <w:rPr>
                <w:sz w:val="20"/>
                <w:szCs w:val="20"/>
                <w:rtl w:val="0"/>
              </w:rPr>
              <w:t xml:space="preserve">Disclosed at setup. Onboarding import fills metadata gap.</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5">
            <w:pPr>
              <w:spacing w:after="20" w:before="20" w:line="240" w:lineRule="auto"/>
              <w:rPr>
                <w:sz w:val="20"/>
                <w:szCs w:val="20"/>
              </w:rPr>
            </w:pPr>
            <w:r w:rsidDel="00000000" w:rsidR="00000000" w:rsidRPr="00000000">
              <w:rPr>
                <w:sz w:val="20"/>
                <w:szCs w:val="20"/>
                <w:rtl w:val="0"/>
              </w:rPr>
              <w:t xml:space="preserve">Gmail</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6">
            <w:pPr>
              <w:spacing w:after="20" w:before="20" w:line="240" w:lineRule="auto"/>
              <w:rPr>
                <w:sz w:val="20"/>
                <w:szCs w:val="20"/>
              </w:rPr>
            </w:pPr>
            <w:r w:rsidDel="00000000" w:rsidR="00000000" w:rsidRPr="00000000">
              <w:rPr>
                <w:sz w:val="20"/>
                <w:szCs w:val="20"/>
                <w:rtl w:val="0"/>
              </w:rPr>
              <w:t xml:space="preserve">Middleware adds 1–5 min sync delay; free tier = 100 tasks/mo</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7">
            <w:pPr>
              <w:spacing w:after="20" w:before="20" w:line="240" w:lineRule="auto"/>
              <w:rPr>
                <w:sz w:val="20"/>
                <w:szCs w:val="20"/>
              </w:rPr>
            </w:pPr>
            <w:r w:rsidDel="00000000" w:rsidR="00000000" w:rsidRPr="00000000">
              <w:rPr>
                <w:sz w:val="20"/>
                <w:szCs w:val="20"/>
                <w:rtl w:val="0"/>
              </w:rPr>
              <w:t xml:space="preserve">Slight lag; power users hit cap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8">
            <w:pPr>
              <w:spacing w:after="20" w:before="20" w:line="240" w:lineRule="auto"/>
              <w:rPr>
                <w:sz w:val="20"/>
                <w:szCs w:val="20"/>
              </w:rPr>
            </w:pPr>
            <w:r w:rsidDel="00000000" w:rsidR="00000000" w:rsidRPr="00000000">
              <w:rPr>
                <w:sz w:val="20"/>
                <w:szCs w:val="20"/>
                <w:rtl w:val="0"/>
              </w:rPr>
              <w:t xml:space="preserve">Direct API in V1. Paid middleware ($20/mo) as interim.</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9">
            <w:pPr>
              <w:spacing w:after="20" w:before="20" w:line="240" w:lineRule="auto"/>
              <w:rPr>
                <w:sz w:val="20"/>
                <w:szCs w:val="20"/>
              </w:rPr>
            </w:pPr>
            <w:r w:rsidDel="00000000" w:rsidR="00000000" w:rsidRPr="00000000">
              <w:rPr>
                <w:sz w:val="20"/>
                <w:szCs w:val="20"/>
                <w:rtl w:val="0"/>
              </w:rPr>
              <w:t xml:space="preserve">STT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A">
            <w:pPr>
              <w:spacing w:after="20" w:before="20" w:line="240" w:lineRule="auto"/>
              <w:rPr>
                <w:sz w:val="20"/>
                <w:szCs w:val="20"/>
              </w:rPr>
            </w:pPr>
            <w:r w:rsidDel="00000000" w:rsidR="00000000" w:rsidRPr="00000000">
              <w:rPr>
                <w:sz w:val="20"/>
                <w:szCs w:val="20"/>
                <w:rtl w:val="0"/>
              </w:rPr>
              <w:t xml:space="preserve">Whisper ~85–90% accuracy for Hindi/Hinglish</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B">
            <w:pPr>
              <w:spacing w:after="20" w:before="20" w:line="240" w:lineRule="auto"/>
              <w:rPr>
                <w:sz w:val="20"/>
                <w:szCs w:val="20"/>
              </w:rPr>
            </w:pPr>
            <w:r w:rsidDel="00000000" w:rsidR="00000000" w:rsidRPr="00000000">
              <w:rPr>
                <w:sz w:val="20"/>
                <w:szCs w:val="20"/>
                <w:rtl w:val="0"/>
              </w:rPr>
              <w:t xml:space="preserve">Transcription errors need correction</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C">
            <w:pPr>
              <w:spacing w:after="20" w:before="20" w:line="240" w:lineRule="auto"/>
              <w:rPr>
                <w:sz w:val="20"/>
                <w:szCs w:val="20"/>
              </w:rPr>
            </w:pPr>
            <w:r w:rsidDel="00000000" w:rsidR="00000000" w:rsidRPr="00000000">
              <w:rPr>
                <w:sz w:val="20"/>
                <w:szCs w:val="20"/>
                <w:rtl w:val="0"/>
              </w:rPr>
              <w:t xml:space="preserve">Review screen for edits. Sarvam AI (India-optimized) in V2.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D">
            <w:pPr>
              <w:spacing w:after="20" w:before="20" w:line="240" w:lineRule="auto"/>
              <w:rPr>
                <w:sz w:val="20"/>
                <w:szCs w:val="20"/>
              </w:rPr>
            </w:pPr>
            <w:r w:rsidDel="00000000" w:rsidR="00000000" w:rsidRPr="00000000">
              <w:rPr>
                <w:sz w:val="20"/>
                <w:szCs w:val="20"/>
                <w:rtl w:val="0"/>
              </w:rPr>
              <w:t xml:space="preserve">Calendar</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E">
            <w:pPr>
              <w:spacing w:after="20" w:before="20" w:line="240" w:lineRule="auto"/>
              <w:rPr>
                <w:sz w:val="20"/>
                <w:szCs w:val="20"/>
              </w:rPr>
            </w:pPr>
            <w:r w:rsidDel="00000000" w:rsidR="00000000" w:rsidRPr="00000000">
              <w:rPr>
                <w:sz w:val="20"/>
                <w:szCs w:val="20"/>
                <w:rtl w:val="0"/>
              </w:rPr>
              <w:t xml:space="preserve">Cannot classify meeting type (sales vs. internal)</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CF">
            <w:pPr>
              <w:spacing w:after="20" w:before="20" w:line="240" w:lineRule="auto"/>
              <w:rPr>
                <w:sz w:val="20"/>
                <w:szCs w:val="20"/>
              </w:rPr>
            </w:pPr>
            <w:r w:rsidDel="00000000" w:rsidR="00000000" w:rsidRPr="00000000">
              <w:rPr>
                <w:sz w:val="20"/>
                <w:szCs w:val="20"/>
                <w:rtl w:val="0"/>
              </w:rPr>
              <w:t xml:space="preserve">Internal meetings may trigger deal activity</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0">
            <w:pPr>
              <w:spacing w:after="20" w:before="20" w:line="240" w:lineRule="auto"/>
              <w:rPr>
                <w:sz w:val="20"/>
                <w:szCs w:val="20"/>
              </w:rPr>
            </w:pPr>
            <w:r w:rsidDel="00000000" w:rsidR="00000000" w:rsidRPr="00000000">
              <w:rPr>
                <w:sz w:val="20"/>
                <w:szCs w:val="20"/>
                <w:rtl w:val="0"/>
              </w:rPr>
              <w:t xml:space="preserve">Heuristic: exclude all-internal-domain attendees + title keywords.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1">
            <w:pPr>
              <w:spacing w:after="20" w:before="20" w:line="240" w:lineRule="auto"/>
              <w:rPr>
                <w:sz w:val="20"/>
                <w:szCs w:val="20"/>
              </w:rPr>
            </w:pPr>
            <w:r w:rsidDel="00000000" w:rsidR="00000000" w:rsidRPr="00000000">
              <w:rPr>
                <w:sz w:val="20"/>
                <w:szCs w:val="20"/>
                <w:rtl w:val="0"/>
              </w:rPr>
              <w:t xml:space="preserve">Offline</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2">
            <w:pPr>
              <w:spacing w:after="20" w:before="20" w:line="240" w:lineRule="auto"/>
              <w:rPr>
                <w:sz w:val="20"/>
                <w:szCs w:val="20"/>
              </w:rPr>
            </w:pPr>
            <w:r w:rsidDel="00000000" w:rsidR="00000000" w:rsidRPr="00000000">
              <w:rPr>
                <w:sz w:val="20"/>
                <w:szCs w:val="20"/>
                <w:rtl w:val="0"/>
              </w:rPr>
              <w:t xml:space="preserve">No offline capability in MVP</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3">
            <w:pPr>
              <w:spacing w:after="20" w:before="20" w:line="240" w:lineRule="auto"/>
              <w:rPr>
                <w:sz w:val="20"/>
                <w:szCs w:val="20"/>
              </w:rPr>
            </w:pPr>
            <w:r w:rsidDel="00000000" w:rsidR="00000000" w:rsidRPr="00000000">
              <w:rPr>
                <w:sz w:val="20"/>
                <w:szCs w:val="20"/>
                <w:rtl w:val="0"/>
              </w:rPr>
              <w:t xml:space="preserve">Spotty connectivity = no access</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4">
            <w:pPr>
              <w:spacing w:after="20" w:before="20" w:line="240" w:lineRule="auto"/>
              <w:rPr>
                <w:sz w:val="20"/>
                <w:szCs w:val="20"/>
              </w:rPr>
            </w:pPr>
            <w:r w:rsidDel="00000000" w:rsidR="00000000" w:rsidRPr="00000000">
              <w:rPr>
                <w:sz w:val="20"/>
                <w:szCs w:val="20"/>
                <w:rtl w:val="0"/>
              </w:rPr>
              <w:t xml:space="preserve">PWA with offline queue in V2. Voice notes recordable offline.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5">
            <w:pPr>
              <w:spacing w:after="20" w:before="20" w:line="240" w:lineRule="auto"/>
              <w:rPr>
                <w:sz w:val="20"/>
                <w:szCs w:val="20"/>
              </w:rPr>
            </w:pPr>
            <w:r w:rsidDel="00000000" w:rsidR="00000000" w:rsidRPr="00000000">
              <w:rPr>
                <w:sz w:val="20"/>
                <w:szCs w:val="20"/>
                <w:rtl w:val="0"/>
              </w:rPr>
              <w:t xml:space="preserve">Scope</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6">
            <w:pPr>
              <w:spacing w:after="20" w:before="20" w:line="240" w:lineRule="auto"/>
              <w:rPr>
                <w:sz w:val="20"/>
                <w:szCs w:val="20"/>
              </w:rPr>
            </w:pPr>
            <w:r w:rsidDel="00000000" w:rsidR="00000000" w:rsidRPr="00000000">
              <w:rPr>
                <w:sz w:val="20"/>
                <w:szCs w:val="20"/>
                <w:rtl w:val="0"/>
              </w:rPr>
              <w:t xml:space="preserve">Not a Salesforce/HubSpot replacement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7">
            <w:pPr>
              <w:spacing w:after="20" w:before="20" w:line="240" w:lineRule="auto"/>
              <w:rPr>
                <w:sz w:val="20"/>
                <w:szCs w:val="20"/>
              </w:rPr>
            </w:pPr>
            <w:r w:rsidDel="00000000" w:rsidR="00000000" w:rsidRPr="00000000">
              <w:rPr>
                <w:sz w:val="20"/>
                <w:szCs w:val="20"/>
                <w:rtl w:val="0"/>
              </w:rPr>
              <w:t xml:space="preserve">Founders with &gt;50 deals or &gt;5 reps outgrow it</w:t>
            </w:r>
          </w:p>
        </w:tc>
        <w:tc>
          <w:tcPr>
            <w:tcBorders>
              <w:top w:color="000000" w:space="0" w:sz="0" w:val="nil"/>
              <w:left w:color="000000" w:space="0" w:sz="0" w:val="nil"/>
              <w:bottom w:color="000000" w:space="0" w:sz="5" w:val="single"/>
              <w:right w:color="000000" w:space="0" w:sz="5" w:val="single"/>
            </w:tcBorders>
            <w:tcMar>
              <w:top w:w="60.0" w:type="dxa"/>
              <w:left w:w="120.0" w:type="dxa"/>
              <w:bottom w:w="60.0" w:type="dxa"/>
              <w:right w:w="100.0" w:type="dxa"/>
            </w:tcMar>
            <w:vAlign w:val="top"/>
          </w:tcPr>
          <w:p w:rsidR="00000000" w:rsidDel="00000000" w:rsidP="00000000" w:rsidRDefault="00000000" w:rsidRPr="00000000" w14:paraId="000005D8">
            <w:pPr>
              <w:spacing w:after="20" w:before="20" w:line="240" w:lineRule="auto"/>
              <w:rPr>
                <w:sz w:val="20"/>
                <w:szCs w:val="20"/>
              </w:rPr>
            </w:pPr>
            <w:r w:rsidDel="00000000" w:rsidR="00000000" w:rsidRPr="00000000">
              <w:rPr>
                <w:sz w:val="20"/>
                <w:szCs w:val="20"/>
                <w:rtl w:val="0"/>
              </w:rPr>
              <w:t xml:space="preserve">Graduation to enterprise CRM is a success metric, not failure.</w:t>
            </w:r>
          </w:p>
        </w:tc>
      </w:tr>
    </w:tbl>
    <w:p w:rsidR="00000000" w:rsidDel="00000000" w:rsidP="00000000" w:rsidRDefault="00000000" w:rsidRPr="00000000" w14:paraId="000005D9">
      <w:pPr>
        <w:spacing w:after="20" w:before="20" w:line="240" w:lineRule="auto"/>
        <w:rPr/>
      </w:pPr>
      <w:r w:rsidDel="00000000" w:rsidR="00000000" w:rsidRPr="00000000">
        <w:rPr>
          <w:rtl w:val="0"/>
        </w:rPr>
      </w:r>
    </w:p>
    <w:p w:rsidR="00000000" w:rsidDel="00000000" w:rsidP="00000000" w:rsidRDefault="00000000" w:rsidRPr="00000000" w14:paraId="000005DA">
      <w:pPr>
        <w:pStyle w:val="Heading1"/>
        <w:rPr/>
      </w:pPr>
      <w:bookmarkStart w:colFirst="0" w:colLast="0" w:name="_eh2xa17y9kk0" w:id="91"/>
      <w:bookmarkEnd w:id="91"/>
      <w:r w:rsidDel="00000000" w:rsidR="00000000" w:rsidRPr="00000000">
        <w:rPr>
          <w:rtl w:val="0"/>
        </w:rPr>
        <w:t xml:space="preserve">11. References:</w:t>
      </w:r>
    </w:p>
    <w:p w:rsidR="00000000" w:rsidDel="00000000" w:rsidP="00000000" w:rsidRDefault="00000000" w:rsidRPr="00000000" w14:paraId="000005DB">
      <w:pPr>
        <w:spacing w:after="0" w:before="0" w:line="240" w:lineRule="auto"/>
        <w:rPr/>
      </w:pPr>
      <w:r w:rsidDel="00000000" w:rsidR="00000000" w:rsidRPr="00000000">
        <w:rPr>
          <w:rtl w:val="0"/>
        </w:rPr>
      </w:r>
    </w:p>
    <w:p w:rsidR="00000000" w:rsidDel="00000000" w:rsidP="00000000" w:rsidRDefault="00000000" w:rsidRPr="00000000" w14:paraId="000005DC">
      <w:pPr>
        <w:spacing w:after="0" w:before="0" w:line="240" w:lineRule="auto"/>
        <w:rPr/>
      </w:pPr>
      <w:hyperlink r:id="rId55">
        <w:r w:rsidDel="00000000" w:rsidR="00000000" w:rsidRPr="00000000">
          <w:rPr>
            <w:color w:val="1155cc"/>
            <w:u w:val="single"/>
            <w:rtl w:val="0"/>
          </w:rPr>
          <w:t xml:space="preserve">Why Early-Stage Startups Don't Need a Traditional Go-to-Market Strategy</w:t>
        </w:r>
      </w:hyperlink>
      <w:r w:rsidDel="00000000" w:rsidR="00000000" w:rsidRPr="00000000">
        <w:rPr>
          <w:rtl w:val="0"/>
        </w:rPr>
      </w:r>
    </w:p>
    <w:p w:rsidR="00000000" w:rsidDel="00000000" w:rsidP="00000000" w:rsidRDefault="00000000" w:rsidRPr="00000000" w14:paraId="000005DD">
      <w:pPr>
        <w:spacing w:after="0" w:before="0" w:line="240" w:lineRule="auto"/>
        <w:rPr/>
      </w:pPr>
      <w:hyperlink r:id="rId56">
        <w:r w:rsidDel="00000000" w:rsidR="00000000" w:rsidRPr="00000000">
          <w:rPr>
            <w:color w:val="1155cc"/>
            <w:u w:val="single"/>
            <w:rtl w:val="0"/>
          </w:rPr>
          <w:t xml:space="preserve">https://blog.salesflare.com/crm-challenges</w:t>
        </w:r>
      </w:hyperlink>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tl w:val="0"/>
        </w:rPr>
        <w:t xml:space="preserve">[</w:t>
      </w:r>
      <w:hyperlink r:id="rId57">
        <w:r w:rsidDel="00000000" w:rsidR="00000000" w:rsidRPr="00000000">
          <w:rPr>
            <w:color w:val="1155cc"/>
            <w:u w:val="single"/>
            <w:rtl w:val="0"/>
          </w:rPr>
          <w:t xml:space="preserve">https://www.pipedrive.com/en/crm-comparison/pipedrive-vs-salesforce</w:t>
        </w:r>
      </w:hyperlink>
      <w:r w:rsidDel="00000000" w:rsidR="00000000" w:rsidRPr="00000000">
        <w:rPr>
          <w:rtl w:val="0"/>
        </w:rPr>
      </w:r>
    </w:p>
    <w:p w:rsidR="00000000" w:rsidDel="00000000" w:rsidP="00000000" w:rsidRDefault="00000000" w:rsidRPr="00000000" w14:paraId="000005DF">
      <w:pPr>
        <w:spacing w:after="0" w:before="0" w:line="240" w:lineRule="auto"/>
        <w:rPr/>
      </w:pPr>
      <w:hyperlink r:id="rId58">
        <w:r w:rsidDel="00000000" w:rsidR="00000000" w:rsidRPr="00000000">
          <w:rPr>
            <w:color w:val="1155cc"/>
            <w:u w:val="single"/>
            <w:rtl w:val="0"/>
          </w:rPr>
          <w:t xml:space="preserve">https://www.pipedrive.com/en/crm-comparison/pipedrive-vs-odoo-crm</w:t>
        </w:r>
      </w:hyperlink>
      <w:r w:rsidDel="00000000" w:rsidR="00000000" w:rsidRPr="00000000">
        <w:rPr>
          <w:rtl w:val="0"/>
        </w:rPr>
      </w:r>
    </w:p>
    <w:p w:rsidR="00000000" w:rsidDel="00000000" w:rsidP="00000000" w:rsidRDefault="00000000" w:rsidRPr="00000000" w14:paraId="000005E0">
      <w:pPr>
        <w:spacing w:after="0" w:before="0" w:line="240" w:lineRule="auto"/>
        <w:rPr/>
      </w:pPr>
      <w:hyperlink r:id="rId59">
        <w:r w:rsidDel="00000000" w:rsidR="00000000" w:rsidRPr="00000000">
          <w:rPr>
            <w:color w:val="1155cc"/>
            <w:u w:val="single"/>
            <w:rtl w:val="0"/>
          </w:rPr>
          <w:t xml:space="preserve">https://www.pipedrive.com/en/crm-comparison/pipedrive-vs-freshworks</w:t>
        </w:r>
      </w:hyperlink>
      <w:r w:rsidDel="00000000" w:rsidR="00000000" w:rsidRPr="00000000">
        <w:rPr>
          <w:rtl w:val="0"/>
        </w:rPr>
      </w:r>
    </w:p>
    <w:p w:rsidR="00000000" w:rsidDel="00000000" w:rsidP="00000000" w:rsidRDefault="00000000" w:rsidRPr="00000000" w14:paraId="000005E1">
      <w:pPr>
        <w:spacing w:after="0" w:before="0" w:line="240" w:lineRule="auto"/>
        <w:rPr/>
      </w:pPr>
      <w:hyperlink r:id="rId60">
        <w:r w:rsidDel="00000000" w:rsidR="00000000" w:rsidRPr="00000000">
          <w:rPr>
            <w:color w:val="1155cc"/>
            <w:u w:val="single"/>
            <w:rtl w:val="0"/>
          </w:rPr>
          <w:t xml:space="preserve">https://www.pipedrive.com/en/crm-comparison/pipedrive-vs-monday</w:t>
        </w:r>
      </w:hyperlink>
      <w:r w:rsidDel="00000000" w:rsidR="00000000" w:rsidRPr="00000000">
        <w:rPr>
          <w:rtl w:val="0"/>
        </w:rPr>
      </w:r>
    </w:p>
    <w:p w:rsidR="00000000" w:rsidDel="00000000" w:rsidP="00000000" w:rsidRDefault="00000000" w:rsidRPr="00000000" w14:paraId="000005E2">
      <w:pPr>
        <w:spacing w:after="0" w:before="0" w:line="240" w:lineRule="auto"/>
        <w:rPr/>
      </w:pPr>
      <w:hyperlink r:id="rId61">
        <w:r w:rsidDel="00000000" w:rsidR="00000000" w:rsidRPr="00000000">
          <w:rPr>
            <w:color w:val="1155cc"/>
            <w:u w:val="single"/>
            <w:rtl w:val="0"/>
          </w:rPr>
          <w:t xml:space="preserve">https://www.pipedrive.com/en/crm-comparison/pipedrive-vs-zoho</w:t>
        </w:r>
      </w:hyperlink>
      <w:r w:rsidDel="00000000" w:rsidR="00000000" w:rsidRPr="00000000">
        <w:rPr>
          <w:rtl w:val="0"/>
        </w:rPr>
      </w:r>
    </w:p>
    <w:p w:rsidR="00000000" w:rsidDel="00000000" w:rsidP="00000000" w:rsidRDefault="00000000" w:rsidRPr="00000000" w14:paraId="000005E3">
      <w:pPr>
        <w:spacing w:after="0" w:before="0" w:line="240" w:lineRule="auto"/>
        <w:rPr/>
      </w:pPr>
      <w:hyperlink r:id="rId62">
        <w:r w:rsidDel="00000000" w:rsidR="00000000" w:rsidRPr="00000000">
          <w:rPr>
            <w:color w:val="1155cc"/>
            <w:u w:val="single"/>
            <w:rtl w:val="0"/>
          </w:rPr>
          <w:t xml:space="preserve">https://www.pipedrive.com/en/crm-comparison/pipedrive-vs-zoho</w:t>
        </w:r>
      </w:hyperlink>
      <w:r w:rsidDel="00000000" w:rsidR="00000000" w:rsidRPr="00000000">
        <w:rPr>
          <w:rtl w:val="0"/>
        </w:rPr>
        <w:t xml:space="preserve">]</w:t>
      </w:r>
    </w:p>
    <w:p w:rsidR="00000000" w:rsidDel="00000000" w:rsidP="00000000" w:rsidRDefault="00000000" w:rsidRPr="00000000" w14:paraId="000005E4">
      <w:pPr>
        <w:spacing w:after="0" w:before="0" w:line="240" w:lineRule="auto"/>
        <w:rPr>
          <w:color w:val="222222"/>
        </w:rPr>
      </w:pPr>
      <w:hyperlink r:id="rId63">
        <w:r w:rsidDel="00000000" w:rsidR="00000000" w:rsidRPr="00000000">
          <w:rPr>
            <w:color w:val="1155cc"/>
            <w:u w:val="single"/>
            <w:rtl w:val="0"/>
          </w:rPr>
          <w:t xml:space="preserve">https://www.hubspot.com/products/crm/startups</w:t>
        </w:r>
      </w:hyperlink>
      <w:r w:rsidDel="00000000" w:rsidR="00000000" w:rsidRPr="00000000">
        <w:rPr>
          <w:rtl w:val="0"/>
        </w:rPr>
      </w:r>
    </w:p>
    <w:p w:rsidR="00000000" w:rsidDel="00000000" w:rsidP="00000000" w:rsidRDefault="00000000" w:rsidRPr="00000000" w14:paraId="000005E5">
      <w:pPr>
        <w:spacing w:after="0" w:before="0" w:line="240" w:lineRule="auto"/>
        <w:rPr>
          <w:b w:val="1"/>
          <w:bCs w:val="1"/>
          <w:color w:val="222222"/>
        </w:rPr>
      </w:pPr>
      <w:hyperlink r:id="rId64">
        <w:r w:rsidDel="00000000" w:rsidR="00000000" w:rsidRPr="00000000">
          <w:rPr>
            <w:color w:val="1155cc"/>
            <w:u w:val="single"/>
            <w:rtl w:val="0"/>
          </w:rPr>
          <w:t xml:space="preserve">https://www.affinity.co/blog/crm-adoption-rates</w:t>
        </w:r>
      </w:hyperlink>
      <w:r w:rsidDel="00000000" w:rsidR="00000000" w:rsidRPr="00000000">
        <w:rPr>
          <w:rtl w:val="0"/>
        </w:rPr>
      </w:r>
    </w:p>
    <w:p w:rsidR="00000000" w:rsidDel="00000000" w:rsidP="00000000" w:rsidRDefault="00000000" w:rsidRPr="00000000" w14:paraId="000005E6">
      <w:pPr>
        <w:spacing w:after="0" w:before="0" w:line="240" w:lineRule="auto"/>
        <w:rPr>
          <w:color w:val="222222"/>
        </w:rPr>
      </w:pPr>
      <w:hyperlink r:id="rId65">
        <w:r w:rsidDel="00000000" w:rsidR="00000000" w:rsidRPr="00000000">
          <w:rPr>
            <w:color w:val="1155cc"/>
            <w:u w:val="single"/>
            <w:rtl w:val="0"/>
          </w:rPr>
          <w:t xml:space="preserve">https://www.demandsage.com/crm-statistics/</w:t>
        </w:r>
      </w:hyperlink>
      <w:r w:rsidDel="00000000" w:rsidR="00000000" w:rsidRPr="00000000">
        <w:rPr>
          <w:rtl w:val="0"/>
        </w:rPr>
      </w:r>
    </w:p>
    <w:p w:rsidR="00000000" w:rsidDel="00000000" w:rsidP="00000000" w:rsidRDefault="00000000" w:rsidRPr="00000000" w14:paraId="000005E7">
      <w:pPr>
        <w:spacing w:after="0" w:before="0" w:line="240" w:lineRule="auto"/>
        <w:rPr>
          <w:color w:val="222222"/>
        </w:rPr>
      </w:pPr>
      <w:hyperlink r:id="rId66">
        <w:r w:rsidDel="00000000" w:rsidR="00000000" w:rsidRPr="00000000">
          <w:rPr>
            <w:color w:val="1155cc"/>
            <w:u w:val="single"/>
            <w:rtl w:val="0"/>
          </w:rPr>
          <w:t xml:space="preserve">https://assets.ctfassets.net/f43wltp2j5se/2gHMpCURXzpMW7PJ3SlWZJ/3cad8d7e8496abbd3c0f99d5c7f16ef4/salesforce-state-of-sales-report-6-ed.pdf</w:t>
        </w:r>
      </w:hyperlink>
      <w:r w:rsidDel="00000000" w:rsidR="00000000" w:rsidRPr="00000000">
        <w:rPr>
          <w:rtl w:val="0"/>
        </w:rPr>
      </w:r>
    </w:p>
    <w:p w:rsidR="00000000" w:rsidDel="00000000" w:rsidP="00000000" w:rsidRDefault="00000000" w:rsidRPr="00000000" w14:paraId="000005E8">
      <w:pPr>
        <w:spacing w:after="0" w:before="0" w:line="240" w:lineRule="auto"/>
        <w:rPr/>
      </w:pPr>
      <w:hyperlink r:id="rId67">
        <w:r w:rsidDel="00000000" w:rsidR="00000000" w:rsidRPr="00000000">
          <w:rPr>
            <w:color w:val="1155cc"/>
            <w:u w:val="single"/>
            <w:rtl w:val="0"/>
          </w:rPr>
          <w:t xml:space="preserve">https://www.salesforce.com/news/stories/sales-research-2023/</w:t>
        </w:r>
      </w:hyperlink>
      <w:r w:rsidDel="00000000" w:rsidR="00000000" w:rsidRPr="00000000">
        <w:rPr>
          <w:rtl w:val="0"/>
        </w:rPr>
      </w:r>
    </w:p>
    <w:p w:rsidR="00000000" w:rsidDel="00000000" w:rsidP="00000000" w:rsidRDefault="00000000" w:rsidRPr="00000000" w14:paraId="000005E9">
      <w:pPr>
        <w:spacing w:after="0" w:before="0" w:line="240" w:lineRule="auto"/>
        <w:rPr>
          <w:color w:val="222222"/>
        </w:rPr>
      </w:pPr>
      <w:hyperlink r:id="rId68">
        <w:r w:rsidDel="00000000" w:rsidR="00000000" w:rsidRPr="00000000">
          <w:rPr>
            <w:color w:val="1155cc"/>
            <w:u w:val="single"/>
            <w:rtl w:val="0"/>
          </w:rPr>
          <w:t xml:space="preserve">https://www.digitalsilk.com/digital-trends/crm-statistics/</w:t>
        </w:r>
      </w:hyperlink>
      <w:r w:rsidDel="00000000" w:rsidR="00000000" w:rsidRPr="00000000">
        <w:rPr>
          <w:rtl w:val="0"/>
        </w:rPr>
      </w:r>
    </w:p>
    <w:p w:rsidR="00000000" w:rsidDel="00000000" w:rsidP="00000000" w:rsidRDefault="00000000" w:rsidRPr="00000000" w14:paraId="000005EA">
      <w:pPr>
        <w:spacing w:after="240" w:before="100" w:line="240" w:lineRule="auto"/>
        <w:rPr>
          <w:ins w:author="mentor email" w:id="2" w:date="2026-03-29T03:35:53Z"/>
          <w:color w:val="222222"/>
        </w:rPr>
      </w:pPr>
      <w:ins w:author="mentor email" w:id="2" w:date="2026-03-29T03:35:53Z">
        <w:r w:rsidDel="00000000" w:rsidR="00000000" w:rsidRPr="00000000">
          <w:rPr>
            <w:color w:val="222222"/>
            <w:rtl w:val="0"/>
          </w:rPr>
          <w:br w:type="textWrapping"/>
          <w:t xml:space="preserve">Overall Feedback on the Solution Space- </w:t>
        </w:r>
      </w:ins>
    </w:p>
    <w:p w:rsidR="00000000" w:rsidDel="00000000" w:rsidP="00000000" w:rsidRDefault="00000000" w:rsidRPr="00000000" w14:paraId="000005EB">
      <w:pPr>
        <w:numPr>
          <w:ilvl w:val="0"/>
          <w:numId w:val="1"/>
        </w:numPr>
        <w:spacing w:after="0" w:afterAutospacing="0" w:before="10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
          <w:t xml:space="preserve">Great job here as well, solutions are detailed, the features make sense, they are written well, scoped out well. Good job here too! </w:t>
        </w:r>
      </w:ins>
    </w:p>
    <w:p w:rsidR="00000000" w:rsidDel="00000000" w:rsidP="00000000" w:rsidRDefault="00000000" w:rsidRPr="00000000" w14:paraId="000005EC">
      <w:pPr>
        <w:numPr>
          <w:ilvl w:val="0"/>
          <w:numId w:val="1"/>
        </w:numPr>
        <w:spacing w:after="0" w:afterAutospacing="0" w:before="0" w:beforeAutospacing="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
          <w:t xml:space="preserve">Loved the fact that you also made wireframes and uploaded them before you moved to the actual building of the prototype. </w:t>
        </w:r>
      </w:ins>
    </w:p>
    <w:p w:rsidR="00000000" w:rsidDel="00000000" w:rsidP="00000000" w:rsidRDefault="00000000" w:rsidRPr="00000000" w14:paraId="000005ED">
      <w:pPr>
        <w:numPr>
          <w:ilvl w:val="0"/>
          <w:numId w:val="1"/>
        </w:numPr>
        <w:spacing w:after="0" w:afterAutospacing="0" w:before="0" w:beforeAutospacing="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
          <w:t xml:space="preserve">Would have loved a little more detailing on the analytics and reporting side. What are you planning to show there and why? </w:t>
        </w:r>
      </w:ins>
    </w:p>
    <w:p w:rsidR="00000000" w:rsidDel="00000000" w:rsidP="00000000" w:rsidRDefault="00000000" w:rsidRPr="00000000" w14:paraId="000005EE">
      <w:pPr>
        <w:numPr>
          <w:ilvl w:val="0"/>
          <w:numId w:val="1"/>
        </w:numPr>
        <w:spacing w:after="240" w:before="0" w:beforeAutospacing="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
          <w:t xml:space="preserve">Predictive actions are also missing. Eg- </w:t>
        </w:r>
        <w:r w:rsidDel="00000000" w:rsidR="00000000" w:rsidRPr="00000000">
          <w:rPr>
            <w:i w:val="1"/>
            <w:iCs w:val="1"/>
            <w:color w:val="222222"/>
            <w:rtl w:val="0"/>
            <w:rPrChange w:author="mentor email" w:id="3" w:date="2026-03-29T03:35:53Z">
              <w:rPr>
                <w:color w:val="222222"/>
              </w:rPr>
            </w:rPrChange>
          </w:rPr>
          <w:t xml:space="preserve">You just finished a phone call with Preeti. Log that data now to ensure all action items are covered</w:t>
        </w:r>
        <w:r w:rsidDel="00000000" w:rsidR="00000000" w:rsidRPr="00000000">
          <w:rPr>
            <w:rtl w:val="0"/>
          </w:rPr>
        </w:r>
      </w:ins>
    </w:p>
    <w:p w:rsidR="00000000" w:rsidDel="00000000" w:rsidP="00000000" w:rsidRDefault="00000000" w:rsidRPr="00000000" w14:paraId="000005EF">
      <w:pPr>
        <w:spacing w:after="240" w:before="100" w:line="240" w:lineRule="auto"/>
        <w:rPr>
          <w:ins w:author="mentor email" w:id="2" w:date="2026-03-29T03:35:53Z"/>
          <w:color w:val="222222"/>
          <w:rPrChange w:author="mentor email" w:id="3" w:date="2026-03-29T03:35:53Z">
            <w:rPr>
              <w:color w:val="222222"/>
            </w:rPr>
          </w:rPrChange>
        </w:rPr>
      </w:pPr>
      <w:ins w:author="mentor email" w:id="2" w:date="2026-03-29T03:35:53Z">
        <w:r w:rsidDel="00000000" w:rsidR="00000000" w:rsidRPr="00000000">
          <w:rPr>
            <w:color w:val="222222"/>
            <w:rtl w:val="0"/>
            <w:rPrChange w:author="mentor email" w:id="3" w:date="2026-03-29T03:35:53Z">
              <w:rPr>
                <w:color w:val="222222"/>
              </w:rPr>
            </w:rPrChange>
          </w:rPr>
          <w:t xml:space="preserve">Overall great job!</w:t>
        </w:r>
      </w:ins>
    </w:p>
    <w:p w:rsidR="00000000" w:rsidDel="00000000" w:rsidP="00000000" w:rsidRDefault="00000000" w:rsidRPr="00000000" w14:paraId="000005F0">
      <w:pPr>
        <w:spacing w:after="240" w:before="100" w:line="240" w:lineRule="auto"/>
        <w:rPr>
          <w:ins w:author="mentor email" w:id="2" w:date="2026-03-29T03:35:53Z"/>
          <w:color w:val="222222"/>
          <w:rPrChange w:author="mentor email" w:id="3" w:date="2026-03-29T03:35:53Z">
            <w:rPr>
              <w:color w:val="222222"/>
            </w:rPr>
          </w:rPrChange>
        </w:rPr>
      </w:pPr>
      <w:ins w:author="mentor email" w:id="2" w:date="2026-03-29T03:35:53Z">
        <w:r w:rsidDel="00000000" w:rsidR="00000000" w:rsidRPr="00000000">
          <w:rPr>
            <w:rtl w:val="0"/>
          </w:rPr>
        </w:r>
      </w:ins>
    </w:p>
    <w:p w:rsidR="00000000" w:rsidDel="00000000" w:rsidP="00000000" w:rsidRDefault="00000000" w:rsidRPr="00000000" w14:paraId="000005F1">
      <w:pPr>
        <w:spacing w:after="240" w:before="100" w:line="240" w:lineRule="auto"/>
        <w:rPr>
          <w:ins w:author="mentor email" w:id="2" w:date="2026-03-29T03:35:53Z"/>
          <w:color w:val="222222"/>
          <w:rPrChange w:author="mentor email" w:id="3" w:date="2026-03-29T03:35:53Z">
            <w:rPr>
              <w:color w:val="222222"/>
            </w:rPr>
          </w:rPrChange>
        </w:rPr>
      </w:pPr>
      <w:ins w:author="mentor email" w:id="2" w:date="2026-03-29T03:35:53Z">
        <w:r w:rsidDel="00000000" w:rsidR="00000000" w:rsidRPr="00000000">
          <w:rPr>
            <w:color w:val="222222"/>
            <w:rtl w:val="0"/>
            <w:rPrChange w:author="mentor email" w:id="3" w:date="2026-03-29T03:35:53Z">
              <w:rPr>
                <w:color w:val="222222"/>
              </w:rPr>
            </w:rPrChange>
          </w:rPr>
          <w:t xml:space="preserve">Feedback on Prototype- </w:t>
        </w:r>
      </w:ins>
    </w:p>
    <w:p w:rsidR="00000000" w:rsidDel="00000000" w:rsidP="00000000" w:rsidRDefault="00000000" w:rsidRPr="00000000" w14:paraId="000005F2">
      <w:pPr>
        <w:numPr>
          <w:ilvl w:val="0"/>
          <w:numId w:val="10"/>
        </w:numPr>
        <w:spacing w:after="0" w:afterAutospacing="0" w:before="10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Change w:author="mentor email" w:id="3" w:date="2026-03-29T03:35:53Z">
              <w:rPr>
                <w:color w:val="222222"/>
              </w:rPr>
            </w:rPrChange>
          </w:rPr>
          <w:t xml:space="preserve">The UI of the app could be better. It seems like not a lot of thought went into the text, color scheme and icons on the platform and are default lovable ones.</w:t>
        </w:r>
      </w:ins>
    </w:p>
    <w:p w:rsidR="00000000" w:rsidDel="00000000" w:rsidP="00000000" w:rsidRDefault="00000000" w:rsidRPr="00000000" w14:paraId="000005F3">
      <w:pPr>
        <w:numPr>
          <w:ilvl w:val="0"/>
          <w:numId w:val="10"/>
        </w:numPr>
        <w:spacing w:after="240" w:before="0" w:beforeAutospacing="0" w:line="240" w:lineRule="auto"/>
        <w:ind w:left="720" w:hanging="360"/>
        <w:rPr>
          <w:ins w:author="mentor email" w:id="2" w:date="2026-03-29T03:35:53Z"/>
          <w:color w:val="222222"/>
          <w:u w:val="none"/>
        </w:rPr>
      </w:pPr>
      <w:ins w:author="mentor email" w:id="2" w:date="2026-03-29T03:35:53Z">
        <w:r w:rsidDel="00000000" w:rsidR="00000000" w:rsidRPr="00000000">
          <w:rPr>
            <w:color w:val="222222"/>
            <w:rtl w:val="0"/>
            <w:rPrChange w:author="mentor email" w:id="3" w:date="2026-03-29T03:35:53Z">
              <w:rPr>
                <w:color w:val="222222"/>
              </w:rPr>
            </w:rPrChange>
          </w:rPr>
          <w:t xml:space="preserve">The UX can be better, eg- I dont know where to log my voice memos from. Its not obvious to me and I saw this because of a Pro tip.</w:t>
        </w:r>
      </w:ins>
    </w:p>
    <w:p w:rsidR="00000000" w:rsidDel="00000000" w:rsidP="00000000" w:rsidRDefault="00000000" w:rsidRPr="00000000" w14:paraId="000005F4">
      <w:pPr>
        <w:numPr>
          <w:ilvl w:val="0"/>
          <w:numId w:val="10"/>
        </w:numPr>
        <w:spacing w:after="240" w:before="100" w:line="240" w:lineRule="auto"/>
        <w:ind w:left="720" w:hanging="360"/>
        <w:rPr>
          <w:color w:val="222222"/>
          <w:u w:val="none"/>
          <w:rPrChange w:author="mentor email" w:id="3" w:date="2026-03-29T03:35:53Z">
            <w:rPr>
              <w:color w:val="222222"/>
            </w:rPr>
          </w:rPrChange>
        </w:rPr>
        <w:pPrChange w:author="mentor email" w:id="0" w:date="2026-03-29T03:35:53Z">
          <w:pPr>
            <w:spacing w:after="240" w:before="100" w:line="240" w:lineRule="auto"/>
          </w:pPr>
        </w:pPrChange>
      </w:pPr>
      <w:ins w:author="mentor email" w:id="2" w:date="2026-03-29T03:35:53Z">
        <w:r w:rsidDel="00000000" w:rsidR="00000000" w:rsidRPr="00000000">
          <w:rPr>
            <w:color w:val="222222"/>
            <w:rtl w:val="0"/>
            <w:rPrChange w:author="mentor email" w:id="3" w:date="2026-03-29T03:35:53Z">
              <w:rPr>
                <w:color w:val="222222"/>
              </w:rPr>
            </w:rPrChange>
          </w:rPr>
          <w:t xml:space="preserve">This is not an MVP, so some of the features are not working I guess, but great job overall!</w:t>
        </w:r>
      </w:ins>
      <w:r w:rsidDel="00000000" w:rsidR="00000000" w:rsidRPr="00000000">
        <w:rPr>
          <w:rtl w:val="0"/>
        </w:rPr>
      </w:r>
    </w:p>
    <w:sectPr>
      <w:headerReference r:id="rId69" w:type="default"/>
      <w:pgSz w:h="15840" w:w="12240" w:orient="portrait"/>
      <w:pgMar w:bottom="360" w:top="36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tor email" w:id="4" w:date="2026-03-29T03:33:41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Loved the wireframes</w:t>
      </w:r>
    </w:p>
  </w:comment>
  <w:comment w:author="mentor email" w:id="3" w:date="2026-03-29T03:31:44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Nicely done</w:t>
      </w:r>
    </w:p>
  </w:comment>
  <w:comment w:author="mentor email" w:id="2" w:date="2026-03-29T03:26:38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able to understand SF, HS, Zo etc, this table is extremely hard to read even though there is a legend at the bottom</w:t>
      </w:r>
    </w:p>
  </w:comment>
  <w:comment w:author="mentor email" w:id="0" w:date="2026-03-29T03:23:22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Sanket? A brief about him, his company before reading the interview would be helpful</w:t>
      </w:r>
    </w:p>
  </w:comment>
  <w:comment w:author="mentor email" w:id="1" w:date="2026-03-29T03:24:53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love to see the feature sets, pricing strategy in a proper competitor analysis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 w:before="240" w:line="240" w:lineRule="auto"/>
      <w:ind w:left="90" w:hanging="360"/>
    </w:pPr>
    <w:rPr>
      <w:b w:val="1"/>
      <w:bCs w:val="1"/>
      <w:color w:val="2e75b6"/>
      <w:sz w:val="32"/>
      <w:szCs w:val="32"/>
    </w:rPr>
  </w:style>
  <w:style w:type="paragraph" w:styleId="Heading2">
    <w:name w:val="heading 2"/>
    <w:basedOn w:val="Normal"/>
    <w:next w:val="Normal"/>
    <w:pPr>
      <w:keepNext w:val="1"/>
      <w:keepLines w:val="1"/>
      <w:spacing w:after="120" w:before="40" w:line="240" w:lineRule="auto"/>
      <w:jc w:val="both"/>
    </w:pPr>
    <w:rPr>
      <w:b w:val="1"/>
      <w:bCs w:val="1"/>
      <w:color w:val="2e75b6"/>
      <w:sz w:val="26"/>
      <w:szCs w:val="26"/>
    </w:rPr>
  </w:style>
  <w:style w:type="paragraph" w:styleId="Heading3">
    <w:name w:val="heading 3"/>
    <w:basedOn w:val="Normal"/>
    <w:next w:val="Normal"/>
    <w:pPr>
      <w:keepNext w:val="1"/>
      <w:keepLines w:val="1"/>
      <w:spacing w:after="60" w:before="20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reakcold.com/blog/ai-crm-for-early-stage-b2b-startups" TargetMode="External"/><Relationship Id="rId42" Type="http://schemas.openxmlformats.org/officeDocument/2006/relationships/hyperlink" Target="https://crm.org/crmland/best-crm-for-startups" TargetMode="External"/><Relationship Id="rId41" Type="http://schemas.openxmlformats.org/officeDocument/2006/relationships/hyperlink" Target="https://www.breakcold.com/blog/ai-crm-for-early-stage-b2b-startups" TargetMode="External"/><Relationship Id="rId44" Type="http://schemas.openxmlformats.org/officeDocument/2006/relationships/hyperlink" Target="https://cerevity.com/tech-founder-burnout-statistics-2025-73-report-hidden-mental-health-crisis/" TargetMode="External"/><Relationship Id="rId43" Type="http://schemas.openxmlformats.org/officeDocument/2006/relationships/hyperlink" Target="https://crm.org/crmland/best-crm-for-startups" TargetMode="External"/><Relationship Id="rId46" Type="http://schemas.openxmlformats.org/officeDocument/2006/relationships/hyperlink" Target="https://www.aeaweb.org/articles?id=10.1257/aeri.20180582" TargetMode="External"/><Relationship Id="rId45" Type="http://schemas.openxmlformats.org/officeDocument/2006/relationships/hyperlink" Target="https://cerevity.com/tech-founder-burnout-statistics-2025-73-report-hidden-mental-health-crisi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image" Target="media/image7.png"/><Relationship Id="rId47" Type="http://schemas.openxmlformats.org/officeDocument/2006/relationships/hyperlink" Target="https://www.aeaweb.org/articles?id=10.1257/aeri.20180582" TargetMode="External"/><Relationship Id="rId49" Type="http://schemas.openxmlformats.org/officeDocument/2006/relationships/hyperlink" Target="https://drive.google.com/file/d/1GorHrVk8Lg1M2dEEmzQtwHXovqD7tNo2/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spotio.com/blog/sales-statistics/" TargetMode="External"/><Relationship Id="rId30" Type="http://schemas.openxmlformats.org/officeDocument/2006/relationships/hyperlink" Target="https://a16z.com/when-sales-isnt-just-selling-advice-for-founders-in-early-markets/" TargetMode="External"/><Relationship Id="rId33" Type="http://schemas.openxmlformats.org/officeDocument/2006/relationships/hyperlink" Target="https://www.introhive.com/blog-posts/crm-data-entry-automation/" TargetMode="External"/><Relationship Id="rId32" Type="http://schemas.openxmlformats.org/officeDocument/2006/relationships/hyperlink" Target="https://spotio.com/blog/sales-statistics/" TargetMode="External"/><Relationship Id="rId35" Type="http://schemas.openxmlformats.org/officeDocument/2006/relationships/hyperlink" Target="https://www.hubspot.com/products/crm/startups" TargetMode="External"/><Relationship Id="rId34" Type="http://schemas.openxmlformats.org/officeDocument/2006/relationships/hyperlink" Target="https://www.introhive.com/blog-posts/crm-data-entry-automation/" TargetMode="External"/><Relationship Id="rId37" Type="http://schemas.openxmlformats.org/officeDocument/2006/relationships/hyperlink" Target="https://www.insidesales.com/response-time-matters/" TargetMode="External"/><Relationship Id="rId36" Type="http://schemas.openxmlformats.org/officeDocument/2006/relationships/hyperlink" Target="https://www.insidesales.com/response-time-matters/" TargetMode="External"/><Relationship Id="rId39" Type="http://schemas.openxmlformats.org/officeDocument/2006/relationships/hyperlink" Target="https://www.kracov.co/writing/founder-sales" TargetMode="External"/><Relationship Id="rId38" Type="http://schemas.openxmlformats.org/officeDocument/2006/relationships/hyperlink" Target="https://www.kracov.co/writing/founder-sales" TargetMode="External"/><Relationship Id="rId62" Type="http://schemas.openxmlformats.org/officeDocument/2006/relationships/hyperlink" Target="https://www.pipedrive.com/en/crm-comparison/pipedrive-vs-zoho" TargetMode="External"/><Relationship Id="rId61" Type="http://schemas.openxmlformats.org/officeDocument/2006/relationships/hyperlink" Target="https://www.pipedrive.com/en/crm-comparison/pipedrive-vs-zoho" TargetMode="External"/><Relationship Id="rId20" Type="http://schemas.openxmlformats.org/officeDocument/2006/relationships/hyperlink" Target="https://drive.google.com/file/d/1QGvgfinzWZiA0LL4JQHGvjW5SO7aOSGX/view?usp=drive_link" TargetMode="External"/><Relationship Id="rId64" Type="http://schemas.openxmlformats.org/officeDocument/2006/relationships/hyperlink" Target="https://www.affinity.co/blog/crm-adoption-rates" TargetMode="External"/><Relationship Id="rId63" Type="http://schemas.openxmlformats.org/officeDocument/2006/relationships/hyperlink" Target="https://www.hubspot.com/products/crm/startups" TargetMode="External"/><Relationship Id="rId22" Type="http://schemas.openxmlformats.org/officeDocument/2006/relationships/image" Target="media/image1.png"/><Relationship Id="rId66" Type="http://schemas.openxmlformats.org/officeDocument/2006/relationships/hyperlink" Target="https://assets.ctfassets.net/f43wltp2j5se/2gHMpCURXzpMW7PJ3SlWZJ/3cad8d7e8496abbd3c0f99d5c7f16ef4/salesforce-state-of-sales-report-6-ed.pdf" TargetMode="External"/><Relationship Id="rId21" Type="http://schemas.openxmlformats.org/officeDocument/2006/relationships/hyperlink" Target="https://drive.google.com/file/d/1gTGIr80rBCbTom3V7Kg8CKgnM_4zKFBg/view?usp=drive_link" TargetMode="External"/><Relationship Id="rId65" Type="http://schemas.openxmlformats.org/officeDocument/2006/relationships/hyperlink" Target="https://www.demandsage.com/crm-statistics/" TargetMode="External"/><Relationship Id="rId24" Type="http://schemas.openxmlformats.org/officeDocument/2006/relationships/image" Target="media/image2.png"/><Relationship Id="rId68" Type="http://schemas.openxmlformats.org/officeDocument/2006/relationships/hyperlink" Target="https://www.digitalsilk.com/digital-trends/crm-statistics/" TargetMode="External"/><Relationship Id="rId23" Type="http://schemas.openxmlformats.org/officeDocument/2006/relationships/image" Target="media/image10.png"/><Relationship Id="rId67" Type="http://schemas.openxmlformats.org/officeDocument/2006/relationships/hyperlink" Target="https://www.salesforce.com/news/stories/sales-research-2023/" TargetMode="External"/><Relationship Id="rId60" Type="http://schemas.openxmlformats.org/officeDocument/2006/relationships/hyperlink" Target="https://www.pipedrive.com/en/crm-comparison/pipedrive-vs-monday" TargetMode="External"/><Relationship Id="rId26" Type="http://schemas.openxmlformats.org/officeDocument/2006/relationships/hyperlink" Target="https://review.firstround.com/how-i-spent-17784-hours-in-5-years-as-a-startup-founder/" TargetMode="External"/><Relationship Id="rId25" Type="http://schemas.openxmlformats.org/officeDocument/2006/relationships/hyperlink" Target="https://review.firstround.com/how-i-spent-17784-hours-in-5-years-as-a-startup-founder/" TargetMode="External"/><Relationship Id="rId69" Type="http://schemas.openxmlformats.org/officeDocument/2006/relationships/header" Target="header1.xml"/><Relationship Id="rId28" Type="http://schemas.openxmlformats.org/officeDocument/2006/relationships/hyperlink" Target="https://som.yale.edu/sites/default/files/2025-04/On%20the%20Nature%20of%20CEO%20Time%20Allocation%20in%20an%20SME.pdf" TargetMode="External"/><Relationship Id="rId27" Type="http://schemas.openxmlformats.org/officeDocument/2006/relationships/hyperlink" Target="https://som.yale.edu/sites/default/files/2025-04/On%20the%20Nature%20of%20CEO%20Time%20Allocation%20in%20an%20SME.pdf" TargetMode="External"/><Relationship Id="rId29" Type="http://schemas.openxmlformats.org/officeDocument/2006/relationships/hyperlink" Target="https://a16z.com/when-sales-isnt-just-selling-advice-for-founders-in-early-markets/" TargetMode="External"/><Relationship Id="rId51" Type="http://schemas.openxmlformats.org/officeDocument/2006/relationships/hyperlink" Target="https://drive.google.com/file/d/14ZxJ3eVUudwB63tCVXe-qXSTlLryAl7O/view?usp=drive_link" TargetMode="External"/><Relationship Id="rId50" Type="http://schemas.openxmlformats.org/officeDocument/2006/relationships/hyperlink" Target="https://drive.google.com/file/d/1mnAPqtRG_A7KuVaTNq-EFiMOsDdgWDnv/view?usp=drive_link" TargetMode="External"/><Relationship Id="rId53" Type="http://schemas.openxmlformats.org/officeDocument/2006/relationships/hyperlink" Target="https://drive.google.com/drive/folders/1cdNXQ_WirZdau0fkXeId9uP7lvIrB_CV?usp=drive_link" TargetMode="External"/><Relationship Id="rId52" Type="http://schemas.openxmlformats.org/officeDocument/2006/relationships/hyperlink" Target="https://drive.google.com/file/d/19tsRgH-DMk1x03_2QRzVP4ix0mJyPKyk/view?usp=drive_link" TargetMode="External"/><Relationship Id="rId11" Type="http://schemas.openxmlformats.org/officeDocument/2006/relationships/image" Target="media/image11.png"/><Relationship Id="rId55" Type="http://schemas.openxmlformats.org/officeDocument/2006/relationships/hyperlink" Target="https://www.entrepreneur.com/starting-a-business/why-most-go-to-market-strategies-fail-at-the-earliest-stage/502732#:~:text=These%20assumptions%20affect%20resources%2C%20derail,before%20scaling%20a%20sales%20organization" TargetMode="External"/><Relationship Id="rId10" Type="http://schemas.openxmlformats.org/officeDocument/2006/relationships/image" Target="media/image6.png"/><Relationship Id="rId54" Type="http://schemas.openxmlformats.org/officeDocument/2006/relationships/image" Target="media/image8.png"/><Relationship Id="rId13" Type="http://schemas.openxmlformats.org/officeDocument/2006/relationships/hyperlink" Target="https://orchidtree.in/" TargetMode="External"/><Relationship Id="rId57" Type="http://schemas.openxmlformats.org/officeDocument/2006/relationships/hyperlink" Target="https://www.pipedrive.com/en/crm-comparison/pipedrive-vs-salesforce" TargetMode="External"/><Relationship Id="rId12" Type="http://schemas.openxmlformats.org/officeDocument/2006/relationships/hyperlink" Target="https://www.frevolt.co/" TargetMode="External"/><Relationship Id="rId56" Type="http://schemas.openxmlformats.org/officeDocument/2006/relationships/hyperlink" Target="https://blog.salesflare.com/crm-challenges" TargetMode="External"/><Relationship Id="rId15" Type="http://schemas.openxmlformats.org/officeDocument/2006/relationships/hyperlink" Target="https://drive.google.com/file/d/1g0lFA22MQ29wxtxHZA8b0Jc85UYo6jSx/view?usp=drive_link" TargetMode="External"/><Relationship Id="rId59" Type="http://schemas.openxmlformats.org/officeDocument/2006/relationships/hyperlink" Target="https://www.pipedrive.com/en/crm-comparison/pipedrive-vs-freshworks" TargetMode="External"/><Relationship Id="rId14" Type="http://schemas.openxmlformats.org/officeDocument/2006/relationships/image" Target="media/image3.png"/><Relationship Id="rId58" Type="http://schemas.openxmlformats.org/officeDocument/2006/relationships/hyperlink" Target="https://www.pipedrive.com/en/crm-comparison/pipedrive-vs-odoo-crm" TargetMode="External"/><Relationship Id="rId17" Type="http://schemas.openxmlformats.org/officeDocument/2006/relationships/hyperlink" Target="https://drive.google.com/file/d/1fCOInLkQfANkYd9vlLGKxB0Ye5CDC8aL/view?usp=drive_link" TargetMode="External"/><Relationship Id="rId16" Type="http://schemas.openxmlformats.org/officeDocument/2006/relationships/hyperlink" Target="https://drive.google.com/file/d/1qz1rFeiwRDR9YbfAyuXpSEX1eiPyKebI/view?usp=drive_link" TargetMode="External"/><Relationship Id="rId19" Type="http://schemas.openxmlformats.org/officeDocument/2006/relationships/hyperlink" Target="https://drive.google.com/file/d/1YMnO6sV9701Dp85CYf-NM_uWjQ8iWlC5/view?usp=drive_link" TargetMode="External"/><Relationship Id="rId18" Type="http://schemas.openxmlformats.org/officeDocument/2006/relationships/hyperlink" Target="https://drive.google.com/file/d/1ZEUW57MAlsgIHKNujsf026ChwiOexh8G/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